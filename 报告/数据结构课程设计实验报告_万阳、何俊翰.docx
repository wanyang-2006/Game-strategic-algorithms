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7C07" w14:textId="1BCDA66E" w:rsidR="00016499" w:rsidRPr="00C45EA6" w:rsidRDefault="00016499">
      <w:pPr>
        <w:jc w:val="center"/>
        <w:rPr>
          <w:rFonts w:ascii="Times New Roman" w:eastAsiaTheme="minorEastAsia" w:hAnsi="Times New Roman"/>
          <w:b/>
          <w:bCs/>
          <w:sz w:val="36"/>
          <w:szCs w:val="32"/>
        </w:rPr>
      </w:pPr>
      <w:r w:rsidRPr="00C45EA6">
        <w:rPr>
          <w:rFonts w:ascii="Times New Roman" w:eastAsiaTheme="minorEastAsia" w:hAnsi="Times New Roman"/>
          <w:b/>
          <w:bCs/>
          <w:sz w:val="36"/>
          <w:szCs w:val="32"/>
        </w:rPr>
        <w:t>202</w:t>
      </w:r>
      <w:r w:rsidR="00536E74">
        <w:rPr>
          <w:rFonts w:ascii="Times New Roman" w:eastAsiaTheme="minorEastAsia" w:hAnsi="Times New Roman"/>
          <w:b/>
          <w:bCs/>
          <w:sz w:val="36"/>
          <w:szCs w:val="32"/>
        </w:rPr>
        <w:t>6</w:t>
      </w:r>
      <w:r w:rsidRPr="00C45EA6">
        <w:rPr>
          <w:rFonts w:ascii="Times New Roman" w:eastAsiaTheme="minorEastAsia" w:hAnsi="Times New Roman"/>
          <w:b/>
          <w:bCs/>
          <w:sz w:val="36"/>
          <w:szCs w:val="32"/>
        </w:rPr>
        <w:t>年春季学期</w:t>
      </w:r>
    </w:p>
    <w:p w14:paraId="6099CFD8" w14:textId="7388EE25" w:rsidR="003238B8" w:rsidRPr="00C45EA6" w:rsidRDefault="00E61C0B" w:rsidP="00B83A04">
      <w:pPr>
        <w:jc w:val="center"/>
        <w:rPr>
          <w:rFonts w:ascii="Times New Roman" w:eastAsiaTheme="minorEastAsia" w:hAnsi="Times New Roman"/>
          <w:b/>
          <w:bCs/>
          <w:sz w:val="36"/>
          <w:szCs w:val="32"/>
        </w:rPr>
      </w:pPr>
      <w:r w:rsidRPr="00C45EA6">
        <w:rPr>
          <w:rFonts w:ascii="Times New Roman" w:eastAsiaTheme="minorEastAsia" w:hAnsi="Times New Roman"/>
          <w:b/>
          <w:bCs/>
          <w:sz w:val="36"/>
          <w:szCs w:val="32"/>
        </w:rPr>
        <w:t>数据结构课程</w:t>
      </w:r>
      <w:r w:rsidR="00016499" w:rsidRPr="00C45EA6">
        <w:rPr>
          <w:rFonts w:ascii="Times New Roman" w:eastAsiaTheme="minorEastAsia" w:hAnsi="Times New Roman"/>
          <w:b/>
          <w:bCs/>
          <w:sz w:val="36"/>
          <w:szCs w:val="32"/>
        </w:rPr>
        <w:t>设计实验</w:t>
      </w:r>
      <w:r w:rsidRPr="00C45EA6">
        <w:rPr>
          <w:rFonts w:ascii="Times New Roman" w:eastAsiaTheme="minorEastAsia" w:hAnsi="Times New Roman"/>
          <w:b/>
          <w:bCs/>
          <w:sz w:val="36"/>
          <w:szCs w:val="32"/>
        </w:rPr>
        <w:t>报告</w:t>
      </w:r>
    </w:p>
    <w:p w14:paraId="4EC640FF" w14:textId="191FB8BC" w:rsidR="005C3327" w:rsidRPr="00EA4A4B" w:rsidRDefault="00514FCD">
      <w:pPr>
        <w:jc w:val="center"/>
        <w:rPr>
          <w:rFonts w:ascii="Times New Roman" w:hAnsi="Times New Roman"/>
          <w:sz w:val="28"/>
          <w:szCs w:val="28"/>
        </w:rPr>
      </w:pPr>
      <w:r>
        <w:rPr>
          <w:rFonts w:ascii="Times New Roman" w:hAnsi="Times New Roman" w:hint="eastAsia"/>
          <w:sz w:val="28"/>
          <w:szCs w:val="28"/>
        </w:rPr>
        <w:t>万阳</w:t>
      </w:r>
      <w:r w:rsidR="005C3327" w:rsidRPr="00EA4A4B">
        <w:rPr>
          <w:rFonts w:ascii="Times New Roman" w:hAnsi="Times New Roman"/>
          <w:sz w:val="28"/>
          <w:szCs w:val="28"/>
        </w:rPr>
        <w:t xml:space="preserve"> </w:t>
      </w:r>
      <w:r>
        <w:rPr>
          <w:rFonts w:ascii="Times New Roman" w:hAnsi="Times New Roman" w:hint="eastAsia"/>
          <w:sz w:val="28"/>
          <w:szCs w:val="28"/>
        </w:rPr>
        <w:t>何俊翰</w:t>
      </w:r>
    </w:p>
    <w:p w14:paraId="0C8EA92D" w14:textId="1E4F000E" w:rsidR="00EA4A4B" w:rsidRPr="00EA4A4B" w:rsidRDefault="00514FCD">
      <w:pPr>
        <w:jc w:val="center"/>
        <w:rPr>
          <w:rFonts w:ascii="Times New Roman" w:hAnsi="Times New Roman"/>
          <w:sz w:val="24"/>
          <w:szCs w:val="24"/>
        </w:rPr>
      </w:pPr>
      <w:r>
        <w:rPr>
          <w:rFonts w:ascii="Times New Roman" w:hAnsi="Times New Roman" w:hint="eastAsia"/>
          <w:sz w:val="24"/>
          <w:szCs w:val="24"/>
        </w:rPr>
        <w:t>软件</w:t>
      </w:r>
      <w:r w:rsidR="00EA4A4B" w:rsidRPr="00EA4A4B">
        <w:rPr>
          <w:rFonts w:ascii="Times New Roman" w:hAnsi="Times New Roman"/>
          <w:sz w:val="24"/>
          <w:szCs w:val="24"/>
        </w:rPr>
        <w:t>学院</w:t>
      </w:r>
      <w:r w:rsidR="00EA4A4B" w:rsidRPr="00EA4A4B">
        <w:rPr>
          <w:rFonts w:ascii="Times New Roman" w:hAnsi="Times New Roman"/>
          <w:sz w:val="24"/>
          <w:szCs w:val="24"/>
        </w:rPr>
        <w:t>20</w:t>
      </w:r>
      <w:r w:rsidR="001560B6">
        <w:rPr>
          <w:rFonts w:ascii="Times New Roman" w:hAnsi="Times New Roman"/>
          <w:sz w:val="24"/>
          <w:szCs w:val="24"/>
        </w:rPr>
        <w:t>2</w:t>
      </w:r>
      <w:r w:rsidR="00DE4BD0">
        <w:rPr>
          <w:rFonts w:ascii="Times New Roman" w:hAnsi="Times New Roman"/>
          <w:sz w:val="24"/>
          <w:szCs w:val="24"/>
        </w:rPr>
        <w:t>4</w:t>
      </w:r>
      <w:r w:rsidR="00EA4A4B" w:rsidRPr="00EA4A4B">
        <w:rPr>
          <w:rFonts w:ascii="Times New Roman" w:hAnsi="Times New Roman"/>
          <w:sz w:val="24"/>
          <w:szCs w:val="24"/>
        </w:rPr>
        <w:t>级</w:t>
      </w:r>
      <w:r w:rsidR="00EA4A4B" w:rsidRPr="00EA4A4B">
        <w:rPr>
          <w:rFonts w:ascii="Times New Roman" w:hAnsi="Times New Roman"/>
          <w:sz w:val="24"/>
          <w:szCs w:val="24"/>
        </w:rPr>
        <w:t>2</w:t>
      </w:r>
      <w:r w:rsidR="00EA4A4B" w:rsidRPr="00EA4A4B">
        <w:rPr>
          <w:rFonts w:ascii="Times New Roman" w:hAnsi="Times New Roman"/>
          <w:sz w:val="24"/>
          <w:szCs w:val="24"/>
        </w:rPr>
        <w:t>班</w:t>
      </w:r>
    </w:p>
    <w:p w14:paraId="2D3D4F02" w14:textId="20EF9166" w:rsidR="009024FA" w:rsidRDefault="009024FA" w:rsidP="009024FA">
      <w:pPr>
        <w:pStyle w:val="1"/>
      </w:pPr>
      <w:r>
        <w:rPr>
          <w:rFonts w:hint="eastAsia"/>
        </w:rPr>
        <w:t>所选赛道</w:t>
      </w:r>
    </w:p>
    <w:p w14:paraId="0C29C7C6" w14:textId="37EE4FFB" w:rsidR="003238B8" w:rsidRPr="005D14D4" w:rsidRDefault="005D14D4">
      <w:pPr>
        <w:rPr>
          <w:rFonts w:ascii="Times New Roman" w:hAnsi="Times New Roman"/>
          <w:sz w:val="28"/>
          <w:szCs w:val="28"/>
        </w:rPr>
      </w:pPr>
      <w:r>
        <w:rPr>
          <w:rFonts w:ascii="Times New Roman" w:hAnsi="Times New Roman" w:hint="eastAsia"/>
          <w:sz w:val="28"/>
          <w:szCs w:val="28"/>
        </w:rPr>
        <w:t>赛道</w:t>
      </w:r>
      <w:r>
        <w:rPr>
          <w:rFonts w:ascii="Times New Roman" w:hAnsi="Times New Roman" w:hint="eastAsia"/>
          <w:sz w:val="28"/>
          <w:szCs w:val="28"/>
        </w:rPr>
        <w:t>6</w:t>
      </w:r>
      <w:r>
        <w:rPr>
          <w:rFonts w:ascii="Times New Roman" w:hAnsi="Times New Roman"/>
          <w:sz w:val="28"/>
          <w:szCs w:val="28"/>
        </w:rPr>
        <w:t xml:space="preserve"> </w:t>
      </w:r>
      <w:r>
        <w:rPr>
          <w:rFonts w:ascii="Times New Roman" w:hAnsi="Times New Roman" w:hint="eastAsia"/>
          <w:sz w:val="28"/>
          <w:szCs w:val="28"/>
        </w:rPr>
        <w:t>：</w:t>
      </w:r>
      <w:r w:rsidR="00514FCD" w:rsidRPr="005D14D4">
        <w:rPr>
          <w:rFonts w:ascii="Times New Roman" w:hAnsi="Times New Roman" w:hint="eastAsia"/>
          <w:sz w:val="28"/>
          <w:szCs w:val="28"/>
        </w:rPr>
        <w:t>中国象棋</w:t>
      </w:r>
      <w:r>
        <w:rPr>
          <w:rFonts w:ascii="Times New Roman" w:hAnsi="Times New Roman" w:hint="eastAsia"/>
          <w:sz w:val="28"/>
          <w:szCs w:val="28"/>
        </w:rPr>
        <w:t>(</w:t>
      </w:r>
      <w:r>
        <w:rPr>
          <w:rFonts w:ascii="Times New Roman" w:hAnsi="Times New Roman"/>
          <w:sz w:val="28"/>
          <w:szCs w:val="28"/>
        </w:rPr>
        <w:t>ChineseChess)</w:t>
      </w:r>
    </w:p>
    <w:p w14:paraId="364B5DEA" w14:textId="5A72120A" w:rsidR="00BB6EB9" w:rsidRPr="00EA6D5C" w:rsidRDefault="00F51FC3" w:rsidP="00CE1B24">
      <w:pPr>
        <w:pStyle w:val="1"/>
      </w:pPr>
      <w:bookmarkStart w:id="1" w:name="_Toc484901147"/>
      <w:bookmarkStart w:id="2" w:name="_Toc69548504"/>
      <w:r>
        <w:rPr>
          <w:rFonts w:hint="eastAsia"/>
        </w:rPr>
        <w:t>分工与合作</w:t>
      </w:r>
      <w:bookmarkStart w:id="3" w:name="_Toc69548505"/>
      <w:bookmarkEnd w:id="1"/>
      <w:bookmarkEnd w:id="2"/>
    </w:p>
    <w:p w14:paraId="70B4F055" w14:textId="0C249E44" w:rsidR="00BB6EB9" w:rsidRDefault="00BB6EB9" w:rsidP="00CE1B24">
      <w:pPr>
        <w:rPr>
          <w:rFonts w:ascii="Times New Roman" w:hAnsi="Times New Roman"/>
          <w:sz w:val="28"/>
          <w:szCs w:val="28"/>
        </w:rPr>
      </w:pPr>
      <w:r>
        <w:rPr>
          <w:rFonts w:ascii="Times New Roman" w:hAnsi="Times New Roman" w:hint="eastAsia"/>
          <w:sz w:val="28"/>
          <w:szCs w:val="28"/>
        </w:rPr>
        <w:t>分工内容：</w:t>
      </w:r>
    </w:p>
    <w:p w14:paraId="763742A7" w14:textId="06C317CB" w:rsidR="008A16BE" w:rsidRDefault="00BB6EB9" w:rsidP="00CE1B24">
      <w:pPr>
        <w:rPr>
          <w:rFonts w:ascii="Times New Roman" w:hAnsi="Times New Roman"/>
          <w:sz w:val="28"/>
          <w:szCs w:val="28"/>
        </w:rPr>
      </w:pPr>
      <w:r>
        <w:rPr>
          <w:rFonts w:ascii="Times New Roman" w:hAnsi="Times New Roman" w:hint="eastAsia"/>
          <w:sz w:val="28"/>
          <w:szCs w:val="28"/>
        </w:rPr>
        <w:t>万阳</w:t>
      </w:r>
      <w:r w:rsidR="00EA6D5C">
        <w:rPr>
          <w:rFonts w:ascii="Times New Roman" w:hAnsi="Times New Roman" w:hint="eastAsia"/>
          <w:sz w:val="28"/>
          <w:szCs w:val="28"/>
        </w:rPr>
        <w:t>(</w:t>
      </w:r>
      <w:r w:rsidR="00EA6D5C">
        <w:rPr>
          <w:rFonts w:ascii="Times New Roman" w:hAnsi="Times New Roman"/>
          <w:sz w:val="28"/>
          <w:szCs w:val="28"/>
        </w:rPr>
        <w:t>70%)</w:t>
      </w:r>
      <w:r>
        <w:rPr>
          <w:rFonts w:ascii="Times New Roman" w:hAnsi="Times New Roman" w:hint="eastAsia"/>
          <w:sz w:val="28"/>
          <w:szCs w:val="28"/>
        </w:rPr>
        <w:t>：</w:t>
      </w:r>
    </w:p>
    <w:p w14:paraId="571C4785"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中残局阶段权重计算</w:t>
      </w:r>
      <w:r w:rsidR="00F5767C" w:rsidRPr="008A16BE">
        <w:rPr>
          <w:rFonts w:ascii="Times New Roman" w:hAnsi="Times New Roman" w:hint="eastAsia"/>
          <w:sz w:val="24"/>
          <w:szCs w:val="24"/>
        </w:rPr>
        <w:t>；</w:t>
      </w:r>
    </w:p>
    <w:p w14:paraId="133E8C37"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棋子位置价值表</w:t>
      </w:r>
      <w:r w:rsidRPr="008A16BE">
        <w:rPr>
          <w:rFonts w:ascii="Times New Roman" w:hAnsi="Times New Roman"/>
          <w:sz w:val="24"/>
          <w:szCs w:val="24"/>
        </w:rPr>
        <w:t>/</w:t>
      </w:r>
      <w:r w:rsidRPr="008A16BE">
        <w:rPr>
          <w:rFonts w:ascii="Times New Roman" w:hAnsi="Times New Roman"/>
          <w:sz w:val="24"/>
          <w:szCs w:val="24"/>
        </w:rPr>
        <w:t>静态局面评估</w:t>
      </w:r>
      <w:r w:rsidRPr="008A16BE">
        <w:rPr>
          <w:rFonts w:ascii="Times New Roman" w:hAnsi="Times New Roman" w:hint="eastAsia"/>
          <w:sz w:val="24"/>
          <w:szCs w:val="24"/>
        </w:rPr>
        <w:t>、</w:t>
      </w:r>
    </w:p>
    <w:p w14:paraId="4A28DC7D"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棋盘控制力统计</w:t>
      </w:r>
      <w:r w:rsidRPr="008A16BE">
        <w:rPr>
          <w:rFonts w:ascii="Times New Roman" w:hAnsi="Times New Roman"/>
          <w:sz w:val="24"/>
          <w:szCs w:val="24"/>
        </w:rPr>
        <w:t>/</w:t>
      </w:r>
      <w:r w:rsidRPr="008A16BE">
        <w:rPr>
          <w:rFonts w:ascii="Times New Roman" w:hAnsi="Times New Roman"/>
          <w:sz w:val="24"/>
          <w:szCs w:val="24"/>
        </w:rPr>
        <w:t>动态局面评估</w:t>
      </w:r>
      <w:r w:rsidR="00F5767C" w:rsidRPr="008A16BE">
        <w:rPr>
          <w:rFonts w:ascii="Times New Roman" w:hAnsi="Times New Roman" w:hint="eastAsia"/>
          <w:sz w:val="24"/>
          <w:szCs w:val="24"/>
        </w:rPr>
        <w:t>；</w:t>
      </w:r>
    </w:p>
    <w:p w14:paraId="2C96184A"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攻击机会、受威胁状态、重要棋子威胁检测</w:t>
      </w:r>
      <w:r w:rsidR="00F5767C" w:rsidRPr="008A16BE">
        <w:rPr>
          <w:rFonts w:ascii="Times New Roman" w:hAnsi="Times New Roman" w:hint="eastAsia"/>
          <w:sz w:val="24"/>
          <w:szCs w:val="24"/>
        </w:rPr>
        <w:t>；</w:t>
      </w:r>
    </w:p>
    <w:p w14:paraId="35B0450F"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特殊棋型评估</w:t>
      </w:r>
      <w:r w:rsidRPr="008A16BE">
        <w:rPr>
          <w:rFonts w:ascii="Times New Roman" w:hAnsi="Times New Roman" w:hint="eastAsia"/>
          <w:sz w:val="24"/>
          <w:szCs w:val="24"/>
        </w:rPr>
        <w:t>；</w:t>
      </w:r>
    </w:p>
    <w:p w14:paraId="70B8808A"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着法预排序</w:t>
      </w:r>
      <w:r w:rsidRPr="008A16BE">
        <w:rPr>
          <w:rFonts w:ascii="Times New Roman" w:hAnsi="Times New Roman" w:hint="eastAsia"/>
          <w:sz w:val="24"/>
          <w:szCs w:val="24"/>
        </w:rPr>
        <w:t>；</w:t>
      </w:r>
    </w:p>
    <w:p w14:paraId="29369CA7"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开局库</w:t>
      </w:r>
      <w:r w:rsidRPr="008A16BE">
        <w:rPr>
          <w:rFonts w:ascii="Times New Roman" w:hAnsi="Times New Roman"/>
          <w:sz w:val="24"/>
          <w:szCs w:val="24"/>
        </w:rPr>
        <w:t>Zobrist hash</w:t>
      </w:r>
      <w:r w:rsidRPr="008A16BE">
        <w:rPr>
          <w:rFonts w:ascii="Times New Roman" w:hAnsi="Times New Roman"/>
          <w:sz w:val="24"/>
          <w:szCs w:val="24"/>
        </w:rPr>
        <w:t>命中算法</w:t>
      </w:r>
      <w:r w:rsidRPr="008A16BE">
        <w:rPr>
          <w:rFonts w:ascii="Times New Roman" w:hAnsi="Times New Roman" w:hint="eastAsia"/>
          <w:sz w:val="24"/>
          <w:szCs w:val="24"/>
        </w:rPr>
        <w:t>及</w:t>
      </w:r>
      <w:r w:rsidRPr="008A16BE">
        <w:rPr>
          <w:rFonts w:ascii="Times New Roman" w:hAnsi="Times New Roman"/>
          <w:sz w:val="24"/>
          <w:szCs w:val="24"/>
        </w:rPr>
        <w:t xml:space="preserve">Zobrist-64 hash </w:t>
      </w:r>
      <w:r w:rsidRPr="008A16BE">
        <w:rPr>
          <w:rFonts w:ascii="Times New Roman" w:hAnsi="Times New Roman"/>
          <w:sz w:val="24"/>
          <w:szCs w:val="24"/>
        </w:rPr>
        <w:t>记录算法</w:t>
      </w:r>
      <w:r w:rsidRPr="008A16BE">
        <w:rPr>
          <w:rFonts w:ascii="Times New Roman" w:hAnsi="Times New Roman" w:hint="eastAsia"/>
          <w:sz w:val="24"/>
          <w:szCs w:val="24"/>
        </w:rPr>
        <w:t>；</w:t>
      </w:r>
    </w:p>
    <w:p w14:paraId="28FA4D9C"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Transposition Table(</w:t>
      </w:r>
      <w:r w:rsidRPr="008A16BE">
        <w:rPr>
          <w:rFonts w:ascii="Times New Roman" w:hAnsi="Times New Roman"/>
          <w:sz w:val="24"/>
          <w:szCs w:val="24"/>
        </w:rPr>
        <w:t>置换表</w:t>
      </w:r>
      <w:r w:rsidRPr="008A16BE">
        <w:rPr>
          <w:rFonts w:ascii="Times New Roman" w:hAnsi="Times New Roman"/>
          <w:sz w:val="24"/>
          <w:szCs w:val="24"/>
        </w:rPr>
        <w:t>) Exact,Alpha,Beta</w:t>
      </w:r>
      <w:r w:rsidRPr="008A16BE">
        <w:rPr>
          <w:rFonts w:ascii="Times New Roman" w:hAnsi="Times New Roman"/>
          <w:sz w:val="24"/>
          <w:szCs w:val="24"/>
        </w:rPr>
        <w:t>节点记录与启发搜素</w:t>
      </w:r>
      <w:r w:rsidRPr="008A16BE">
        <w:rPr>
          <w:rFonts w:ascii="Times New Roman" w:hAnsi="Times New Roman" w:hint="eastAsia"/>
          <w:sz w:val="24"/>
          <w:szCs w:val="24"/>
        </w:rPr>
        <w:t>；</w:t>
      </w:r>
    </w:p>
    <w:p w14:paraId="401A3339"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NegaMax(</w:t>
      </w:r>
      <w:r w:rsidRPr="008A16BE">
        <w:rPr>
          <w:rFonts w:ascii="Times New Roman" w:hAnsi="Times New Roman"/>
          <w:sz w:val="24"/>
          <w:szCs w:val="24"/>
        </w:rPr>
        <w:t>负极大值</w:t>
      </w:r>
      <w:r w:rsidRPr="008A16BE">
        <w:rPr>
          <w:rFonts w:ascii="Times New Roman" w:hAnsi="Times New Roman"/>
          <w:sz w:val="24"/>
          <w:szCs w:val="24"/>
        </w:rPr>
        <w:t>)</w:t>
      </w:r>
      <w:r w:rsidRPr="008A16BE">
        <w:rPr>
          <w:rFonts w:ascii="Times New Roman" w:hAnsi="Times New Roman"/>
          <w:sz w:val="24"/>
          <w:szCs w:val="24"/>
        </w:rPr>
        <w:t>形式</w:t>
      </w:r>
      <w:r w:rsidRPr="008A16BE">
        <w:rPr>
          <w:rFonts w:ascii="Times New Roman" w:hAnsi="Times New Roman"/>
          <w:sz w:val="24"/>
          <w:szCs w:val="24"/>
        </w:rPr>
        <w:t xml:space="preserve">alpha-beta </w:t>
      </w:r>
      <w:r w:rsidRPr="008A16BE">
        <w:rPr>
          <w:rFonts w:ascii="Times New Roman" w:hAnsi="Times New Roman"/>
          <w:sz w:val="24"/>
          <w:szCs w:val="24"/>
        </w:rPr>
        <w:t>搜素算法</w:t>
      </w:r>
      <w:r w:rsidRPr="008A16BE">
        <w:rPr>
          <w:rFonts w:ascii="Times New Roman" w:hAnsi="Times New Roman" w:hint="eastAsia"/>
          <w:sz w:val="24"/>
          <w:szCs w:val="24"/>
        </w:rPr>
        <w:t>；</w:t>
      </w:r>
    </w:p>
    <w:p w14:paraId="565D1E06"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Fail-Soft</w:t>
      </w:r>
      <w:r w:rsidRPr="008A16BE">
        <w:rPr>
          <w:rFonts w:ascii="Times New Roman" w:hAnsi="Times New Roman"/>
          <w:sz w:val="24"/>
          <w:szCs w:val="24"/>
        </w:rPr>
        <w:t>形式</w:t>
      </w:r>
      <w:r w:rsidRPr="008A16BE">
        <w:rPr>
          <w:rFonts w:ascii="Times New Roman" w:hAnsi="Times New Roman"/>
          <w:sz w:val="24"/>
          <w:szCs w:val="24"/>
        </w:rPr>
        <w:t xml:space="preserve"> PVS(Principal Variation Search</w:t>
      </w:r>
      <w:r w:rsidRPr="008A16BE">
        <w:rPr>
          <w:rFonts w:ascii="Times New Roman" w:hAnsi="Times New Roman"/>
          <w:sz w:val="24"/>
          <w:szCs w:val="24"/>
        </w:rPr>
        <w:t>，主要变例搜素</w:t>
      </w:r>
      <w:r w:rsidRPr="008A16BE">
        <w:rPr>
          <w:rFonts w:ascii="Times New Roman" w:hAnsi="Times New Roman"/>
          <w:sz w:val="24"/>
          <w:szCs w:val="24"/>
        </w:rPr>
        <w:t>)</w:t>
      </w:r>
      <w:r w:rsidRPr="008A16BE">
        <w:rPr>
          <w:rFonts w:ascii="Times New Roman" w:hAnsi="Times New Roman"/>
          <w:sz w:val="24"/>
          <w:szCs w:val="24"/>
        </w:rPr>
        <w:t>算法</w:t>
      </w:r>
      <w:r w:rsidR="008A16BE" w:rsidRPr="008A16BE">
        <w:rPr>
          <w:rFonts w:ascii="Times New Roman" w:hAnsi="Times New Roman" w:hint="eastAsia"/>
          <w:sz w:val="24"/>
          <w:szCs w:val="24"/>
        </w:rPr>
        <w:t>；</w:t>
      </w:r>
    </w:p>
    <w:p w14:paraId="6BD16856" w14:textId="77777777" w:rsidR="008A16BE" w:rsidRDefault="008A16BE" w:rsidP="008A16BE">
      <w:pPr>
        <w:ind w:firstLine="420"/>
        <w:rPr>
          <w:rFonts w:ascii="Times New Roman" w:hAnsi="Times New Roman"/>
          <w:sz w:val="24"/>
          <w:szCs w:val="24"/>
        </w:rPr>
      </w:pPr>
      <w:r w:rsidRPr="008A16BE">
        <w:rPr>
          <w:rFonts w:ascii="Times New Roman" w:hAnsi="Times New Roman"/>
          <w:sz w:val="24"/>
          <w:szCs w:val="24"/>
        </w:rPr>
        <w:t>Null Move Pruning(</w:t>
      </w:r>
      <w:r w:rsidRPr="008A16BE">
        <w:rPr>
          <w:rFonts w:ascii="Times New Roman" w:hAnsi="Times New Roman"/>
          <w:sz w:val="24"/>
          <w:szCs w:val="24"/>
        </w:rPr>
        <w:t>空步裁剪</w:t>
      </w:r>
      <w:r w:rsidRPr="008A16BE">
        <w:rPr>
          <w:rFonts w:ascii="Times New Roman" w:hAnsi="Times New Roman"/>
          <w:sz w:val="24"/>
          <w:szCs w:val="24"/>
        </w:rPr>
        <w:t>)</w:t>
      </w:r>
      <w:r w:rsidRPr="008A16BE">
        <w:rPr>
          <w:rFonts w:ascii="Times New Roman" w:hAnsi="Times New Roman"/>
          <w:sz w:val="24"/>
          <w:szCs w:val="24"/>
        </w:rPr>
        <w:t>优化</w:t>
      </w:r>
      <w:r w:rsidRPr="008A16BE">
        <w:rPr>
          <w:rFonts w:ascii="Times New Roman" w:hAnsi="Times New Roman" w:hint="eastAsia"/>
          <w:sz w:val="24"/>
          <w:szCs w:val="24"/>
        </w:rPr>
        <w:t>；</w:t>
      </w:r>
    </w:p>
    <w:p w14:paraId="230875FF" w14:textId="77777777" w:rsidR="008A16BE" w:rsidRDefault="008A16BE" w:rsidP="008A16BE">
      <w:pPr>
        <w:ind w:firstLine="420"/>
        <w:rPr>
          <w:rFonts w:ascii="Times New Roman" w:hAnsi="Times New Roman"/>
          <w:sz w:val="24"/>
          <w:szCs w:val="24"/>
        </w:rPr>
      </w:pPr>
      <w:r w:rsidRPr="008A16BE">
        <w:rPr>
          <w:rFonts w:ascii="Times New Roman" w:hAnsi="Times New Roman"/>
          <w:sz w:val="24"/>
          <w:szCs w:val="24"/>
        </w:rPr>
        <w:t>杀手着法启发排序优化</w:t>
      </w:r>
      <w:r w:rsidRPr="008A16BE">
        <w:rPr>
          <w:rFonts w:ascii="Times New Roman" w:hAnsi="Times New Roman" w:hint="eastAsia"/>
          <w:sz w:val="24"/>
          <w:szCs w:val="24"/>
        </w:rPr>
        <w:t xml:space="preserve"> </w:t>
      </w:r>
    </w:p>
    <w:p w14:paraId="17791BE4" w14:textId="77777777" w:rsidR="008A16BE" w:rsidRDefault="008A16BE" w:rsidP="008A16BE">
      <w:pPr>
        <w:ind w:firstLine="420"/>
        <w:rPr>
          <w:rFonts w:ascii="Times New Roman" w:hAnsi="Times New Roman"/>
          <w:sz w:val="24"/>
          <w:szCs w:val="24"/>
        </w:rPr>
      </w:pPr>
      <w:r w:rsidRPr="008A16BE">
        <w:rPr>
          <w:rFonts w:ascii="Times New Roman" w:hAnsi="Times New Roman"/>
          <w:sz w:val="24"/>
          <w:szCs w:val="24"/>
        </w:rPr>
        <w:t>LMR(Late Move Reductions</w:t>
      </w:r>
      <w:r w:rsidRPr="008A16BE">
        <w:rPr>
          <w:rFonts w:ascii="Times New Roman" w:hAnsi="Times New Roman"/>
          <w:sz w:val="24"/>
          <w:szCs w:val="24"/>
        </w:rPr>
        <w:t>，晚期着法裁剪</w:t>
      </w:r>
      <w:r w:rsidRPr="008A16BE">
        <w:rPr>
          <w:rFonts w:ascii="Times New Roman" w:hAnsi="Times New Roman"/>
          <w:sz w:val="24"/>
          <w:szCs w:val="24"/>
        </w:rPr>
        <w:t>)</w:t>
      </w:r>
      <w:r w:rsidRPr="008A16BE">
        <w:rPr>
          <w:rFonts w:ascii="Times New Roman" w:hAnsi="Times New Roman"/>
          <w:sz w:val="24"/>
          <w:szCs w:val="24"/>
        </w:rPr>
        <w:t>优化</w:t>
      </w:r>
      <w:r w:rsidRPr="008A16BE">
        <w:rPr>
          <w:rFonts w:ascii="Times New Roman" w:hAnsi="Times New Roman" w:hint="eastAsia"/>
          <w:sz w:val="24"/>
          <w:szCs w:val="24"/>
        </w:rPr>
        <w:t>；</w:t>
      </w:r>
    </w:p>
    <w:p w14:paraId="5D41BC8C" w14:textId="6B382D82" w:rsidR="00F5767C" w:rsidRDefault="008A16BE" w:rsidP="008A16BE">
      <w:pPr>
        <w:ind w:firstLine="420"/>
        <w:rPr>
          <w:rFonts w:ascii="Times New Roman" w:hAnsi="Times New Roman"/>
          <w:sz w:val="24"/>
          <w:szCs w:val="24"/>
        </w:rPr>
      </w:pPr>
      <w:r w:rsidRPr="008A16BE">
        <w:rPr>
          <w:rFonts w:ascii="Times New Roman" w:hAnsi="Times New Roman"/>
          <w:sz w:val="24"/>
          <w:szCs w:val="24"/>
        </w:rPr>
        <w:t>Quiet Moves</w:t>
      </w:r>
      <w:r w:rsidR="00567F48">
        <w:rPr>
          <w:rFonts w:ascii="Times New Roman" w:hAnsi="Times New Roman"/>
          <w:sz w:val="24"/>
          <w:szCs w:val="24"/>
        </w:rPr>
        <w:t xml:space="preserve"> </w:t>
      </w:r>
      <w:r w:rsidR="00567F48">
        <w:rPr>
          <w:rFonts w:ascii="Times New Roman" w:hAnsi="Times New Roman" w:hint="eastAsia"/>
          <w:sz w:val="24"/>
          <w:szCs w:val="24"/>
        </w:rPr>
        <w:t>安静着法优化</w:t>
      </w:r>
    </w:p>
    <w:p w14:paraId="6BA8400D" w14:textId="30AE1362" w:rsidR="008A16BE" w:rsidRDefault="008A16BE" w:rsidP="008A16BE">
      <w:pPr>
        <w:ind w:firstLine="420"/>
        <w:rPr>
          <w:rFonts w:ascii="Times New Roman" w:hAnsi="Times New Roman"/>
          <w:sz w:val="24"/>
          <w:szCs w:val="24"/>
        </w:rPr>
      </w:pPr>
    </w:p>
    <w:p w14:paraId="66C150A5" w14:textId="77777777" w:rsidR="008A16BE" w:rsidRPr="008A16BE" w:rsidRDefault="008A16BE" w:rsidP="00133ECC">
      <w:pPr>
        <w:rPr>
          <w:rFonts w:ascii="Times New Roman" w:hAnsi="Times New Roman"/>
          <w:sz w:val="24"/>
          <w:szCs w:val="24"/>
        </w:rPr>
      </w:pPr>
    </w:p>
    <w:p w14:paraId="0C9F0201" w14:textId="4D104B85" w:rsidR="008A16BE" w:rsidRDefault="008A16BE" w:rsidP="00CE1B24">
      <w:pPr>
        <w:rPr>
          <w:rFonts w:ascii="Times New Roman" w:hAnsi="Times New Roman"/>
          <w:sz w:val="28"/>
          <w:szCs w:val="28"/>
        </w:rPr>
      </w:pPr>
      <w:r>
        <w:rPr>
          <w:rFonts w:ascii="Times New Roman" w:hAnsi="Times New Roman" w:hint="eastAsia"/>
          <w:sz w:val="28"/>
          <w:szCs w:val="28"/>
        </w:rPr>
        <w:t>何俊翰</w:t>
      </w:r>
      <w:r w:rsidR="00EA6D5C">
        <w:rPr>
          <w:rFonts w:ascii="Times New Roman" w:hAnsi="Times New Roman" w:hint="eastAsia"/>
          <w:sz w:val="28"/>
          <w:szCs w:val="28"/>
        </w:rPr>
        <w:t>(</w:t>
      </w:r>
      <w:r w:rsidR="00EA6D5C">
        <w:rPr>
          <w:rFonts w:ascii="Times New Roman" w:hAnsi="Times New Roman"/>
          <w:sz w:val="28"/>
          <w:szCs w:val="28"/>
        </w:rPr>
        <w:t>30%)</w:t>
      </w:r>
      <w:r>
        <w:rPr>
          <w:rFonts w:ascii="Times New Roman" w:hAnsi="Times New Roman" w:hint="eastAsia"/>
          <w:sz w:val="28"/>
          <w:szCs w:val="28"/>
        </w:rPr>
        <w:t>：</w:t>
      </w:r>
    </w:p>
    <w:p w14:paraId="7513E9EB" w14:textId="04754E8C" w:rsidR="008A16BE" w:rsidRPr="008A16BE" w:rsidRDefault="008A16BE" w:rsidP="008A16BE">
      <w:pPr>
        <w:ind w:firstLine="420"/>
        <w:rPr>
          <w:rFonts w:ascii="Times New Roman" w:hAnsi="Times New Roman"/>
          <w:sz w:val="24"/>
          <w:szCs w:val="24"/>
        </w:rPr>
      </w:pPr>
      <w:r w:rsidRPr="008A16BE">
        <w:rPr>
          <w:rFonts w:ascii="Times New Roman" w:hAnsi="Times New Roman"/>
          <w:sz w:val="24"/>
          <w:szCs w:val="24"/>
        </w:rPr>
        <w:t>MVV/LVA (</w:t>
      </w:r>
      <w:r w:rsidRPr="008A16BE">
        <w:rPr>
          <w:rFonts w:ascii="Times New Roman" w:hAnsi="Times New Roman"/>
          <w:sz w:val="24"/>
          <w:szCs w:val="24"/>
        </w:rPr>
        <w:t>最大价值受害者</w:t>
      </w:r>
      <w:r w:rsidRPr="008A16BE">
        <w:rPr>
          <w:rFonts w:ascii="Times New Roman" w:hAnsi="Times New Roman"/>
          <w:sz w:val="24"/>
          <w:szCs w:val="24"/>
        </w:rPr>
        <w:t>/</w:t>
      </w:r>
      <w:r w:rsidRPr="008A16BE">
        <w:rPr>
          <w:rFonts w:ascii="Times New Roman" w:hAnsi="Times New Roman"/>
          <w:sz w:val="24"/>
          <w:szCs w:val="24"/>
        </w:rPr>
        <w:t>最小价值攻击者</w:t>
      </w:r>
      <w:r w:rsidRPr="008A16BE">
        <w:rPr>
          <w:rFonts w:ascii="Times New Roman" w:hAnsi="Times New Roman"/>
          <w:sz w:val="24"/>
          <w:szCs w:val="24"/>
        </w:rPr>
        <w:t>)</w:t>
      </w:r>
      <w:r w:rsidRPr="008A16BE">
        <w:rPr>
          <w:rFonts w:ascii="Times New Roman" w:hAnsi="Times New Roman"/>
          <w:sz w:val="24"/>
          <w:szCs w:val="24"/>
        </w:rPr>
        <w:t>评价</w:t>
      </w:r>
      <w:r w:rsidR="00D61352">
        <w:rPr>
          <w:rFonts w:ascii="Times New Roman" w:hAnsi="Times New Roman" w:hint="eastAsia"/>
          <w:sz w:val="24"/>
          <w:szCs w:val="24"/>
        </w:rPr>
        <w:t>；</w:t>
      </w:r>
    </w:p>
    <w:p w14:paraId="623B964E" w14:textId="46BDC9B8" w:rsidR="008A16BE" w:rsidRPr="008A16BE" w:rsidRDefault="008A16BE" w:rsidP="008A16BE">
      <w:pPr>
        <w:ind w:firstLine="420"/>
        <w:rPr>
          <w:rFonts w:ascii="Times New Roman" w:hAnsi="Times New Roman"/>
          <w:sz w:val="24"/>
          <w:szCs w:val="24"/>
        </w:rPr>
      </w:pPr>
      <w:r w:rsidRPr="008A16BE">
        <w:rPr>
          <w:rFonts w:ascii="Times New Roman" w:hAnsi="Times New Roman"/>
          <w:sz w:val="24"/>
          <w:szCs w:val="24"/>
        </w:rPr>
        <w:t>着法预排序</w:t>
      </w:r>
      <w:r w:rsidR="00D61352">
        <w:rPr>
          <w:rFonts w:ascii="Times New Roman" w:hAnsi="Times New Roman" w:hint="eastAsia"/>
          <w:sz w:val="24"/>
          <w:szCs w:val="24"/>
        </w:rPr>
        <w:t>；</w:t>
      </w:r>
    </w:p>
    <w:p w14:paraId="19D2D047" w14:textId="2352F5BA" w:rsidR="008A16BE" w:rsidRPr="008A16BE" w:rsidRDefault="008A16BE" w:rsidP="008A16BE">
      <w:pPr>
        <w:ind w:firstLine="420"/>
        <w:rPr>
          <w:rFonts w:ascii="Times New Roman" w:hAnsi="Times New Roman"/>
          <w:sz w:val="24"/>
          <w:szCs w:val="24"/>
        </w:rPr>
      </w:pPr>
      <w:r w:rsidRPr="008A16BE">
        <w:rPr>
          <w:rFonts w:ascii="Times New Roman" w:hAnsi="Times New Roman"/>
          <w:sz w:val="24"/>
          <w:szCs w:val="24"/>
        </w:rPr>
        <w:t>Quiescence Search(</w:t>
      </w:r>
      <w:r w:rsidRPr="008A16BE">
        <w:rPr>
          <w:rFonts w:ascii="Times New Roman" w:hAnsi="Times New Roman"/>
          <w:sz w:val="24"/>
          <w:szCs w:val="24"/>
        </w:rPr>
        <w:t>静态搜素</w:t>
      </w:r>
      <w:r w:rsidRPr="008A16BE">
        <w:rPr>
          <w:rFonts w:ascii="Times New Roman" w:hAnsi="Times New Roman"/>
          <w:sz w:val="24"/>
          <w:szCs w:val="24"/>
        </w:rPr>
        <w:t>)</w:t>
      </w:r>
      <w:r w:rsidRPr="008A16BE">
        <w:rPr>
          <w:rFonts w:ascii="Times New Roman" w:hAnsi="Times New Roman"/>
          <w:sz w:val="24"/>
          <w:szCs w:val="24"/>
        </w:rPr>
        <w:t>算法</w:t>
      </w:r>
      <w:r w:rsidR="00D61352">
        <w:rPr>
          <w:rFonts w:ascii="Times New Roman" w:hAnsi="Times New Roman" w:hint="eastAsia"/>
          <w:sz w:val="24"/>
          <w:szCs w:val="24"/>
        </w:rPr>
        <w:t>；</w:t>
      </w:r>
    </w:p>
    <w:p w14:paraId="33AD62F2" w14:textId="79F069BD" w:rsidR="008A16BE" w:rsidRDefault="008A16BE" w:rsidP="008A16BE">
      <w:pPr>
        <w:ind w:firstLine="420"/>
        <w:rPr>
          <w:rFonts w:ascii="Times New Roman" w:hAnsi="Times New Roman"/>
          <w:sz w:val="24"/>
          <w:szCs w:val="24"/>
        </w:rPr>
      </w:pPr>
      <w:r w:rsidRPr="008A16BE">
        <w:rPr>
          <w:rFonts w:ascii="Times New Roman" w:hAnsi="Times New Roman"/>
          <w:sz w:val="24"/>
          <w:szCs w:val="24"/>
        </w:rPr>
        <w:t>搜素时间控制与状态保护</w:t>
      </w:r>
      <w:r w:rsidR="00D61352">
        <w:rPr>
          <w:rFonts w:ascii="Times New Roman" w:hAnsi="Times New Roman" w:hint="eastAsia"/>
          <w:sz w:val="24"/>
          <w:szCs w:val="24"/>
        </w:rPr>
        <w:t>；</w:t>
      </w:r>
    </w:p>
    <w:p w14:paraId="481EBF37" w14:textId="171565F5" w:rsidR="00DA6049" w:rsidRDefault="00DA6049" w:rsidP="008A16BE">
      <w:pPr>
        <w:ind w:firstLine="420"/>
        <w:rPr>
          <w:rFonts w:ascii="Times New Roman" w:hAnsi="Times New Roman"/>
          <w:sz w:val="24"/>
          <w:szCs w:val="24"/>
        </w:rPr>
      </w:pPr>
      <w:r w:rsidRPr="00DA6049">
        <w:rPr>
          <w:rFonts w:ascii="Times New Roman" w:hAnsi="Times New Roman"/>
          <w:sz w:val="24"/>
          <w:szCs w:val="24"/>
        </w:rPr>
        <w:lastRenderedPageBreak/>
        <w:t>延迟选择排序</w:t>
      </w:r>
      <w:r w:rsidR="00D61352">
        <w:rPr>
          <w:rFonts w:ascii="Times New Roman" w:hAnsi="Times New Roman" w:hint="eastAsia"/>
          <w:sz w:val="24"/>
          <w:szCs w:val="24"/>
        </w:rPr>
        <w:t>；</w:t>
      </w:r>
    </w:p>
    <w:p w14:paraId="7F0E4E6C" w14:textId="2AF529DE" w:rsidR="00DA6049" w:rsidRDefault="00DA6049" w:rsidP="008A16BE">
      <w:pPr>
        <w:ind w:firstLine="420"/>
        <w:rPr>
          <w:rFonts w:ascii="Times New Roman" w:hAnsi="Times New Roman"/>
          <w:sz w:val="24"/>
          <w:szCs w:val="24"/>
        </w:rPr>
      </w:pPr>
      <w:r w:rsidRPr="00DA6049">
        <w:rPr>
          <w:rFonts w:ascii="Times New Roman" w:hAnsi="Times New Roman"/>
          <w:sz w:val="24"/>
          <w:szCs w:val="24"/>
        </w:rPr>
        <w:t>不良吃子剪枝</w:t>
      </w:r>
      <w:r w:rsidR="00D61352">
        <w:rPr>
          <w:rFonts w:ascii="Times New Roman" w:hAnsi="Times New Roman" w:hint="eastAsia"/>
          <w:sz w:val="24"/>
          <w:szCs w:val="24"/>
        </w:rPr>
        <w:t>；</w:t>
      </w:r>
    </w:p>
    <w:p w14:paraId="57C0802D" w14:textId="1A53F687" w:rsidR="00DA6049" w:rsidRDefault="00DA6049" w:rsidP="008A16BE">
      <w:pPr>
        <w:ind w:firstLine="420"/>
        <w:rPr>
          <w:rFonts w:ascii="Times New Roman" w:hAnsi="Times New Roman"/>
          <w:sz w:val="24"/>
          <w:szCs w:val="24"/>
        </w:rPr>
      </w:pPr>
      <w:r w:rsidRPr="00DA6049">
        <w:rPr>
          <w:rFonts w:ascii="Times New Roman" w:hAnsi="Times New Roman"/>
          <w:sz w:val="24"/>
          <w:szCs w:val="24"/>
        </w:rPr>
        <w:t>将军状态的特殊处理</w:t>
      </w:r>
      <w:r w:rsidR="00D61352">
        <w:rPr>
          <w:rFonts w:ascii="Times New Roman" w:hAnsi="Times New Roman" w:hint="eastAsia"/>
          <w:sz w:val="24"/>
          <w:szCs w:val="24"/>
        </w:rPr>
        <w:t>；</w:t>
      </w:r>
    </w:p>
    <w:p w14:paraId="1967D1D2" w14:textId="511A195A" w:rsidR="00DB585B" w:rsidRDefault="00DB585B" w:rsidP="008A16BE">
      <w:pPr>
        <w:ind w:firstLine="420"/>
        <w:rPr>
          <w:rFonts w:ascii="Times New Roman" w:hAnsi="Times New Roman"/>
          <w:sz w:val="24"/>
          <w:szCs w:val="24"/>
        </w:rPr>
      </w:pPr>
      <w:r>
        <w:rPr>
          <w:rFonts w:ascii="Times New Roman" w:hAnsi="Times New Roman" w:hint="eastAsia"/>
          <w:sz w:val="24"/>
          <w:szCs w:val="24"/>
        </w:rPr>
        <w:t>将程序转换为</w:t>
      </w:r>
      <w:r>
        <w:rPr>
          <w:rFonts w:ascii="Times New Roman" w:hAnsi="Times New Roman" w:hint="eastAsia"/>
          <w:sz w:val="24"/>
          <w:szCs w:val="24"/>
        </w:rPr>
        <w:t>rust</w:t>
      </w:r>
      <w:r>
        <w:rPr>
          <w:rFonts w:ascii="Times New Roman" w:hAnsi="Times New Roman" w:hint="eastAsia"/>
          <w:sz w:val="24"/>
          <w:szCs w:val="24"/>
        </w:rPr>
        <w:t>；</w:t>
      </w:r>
    </w:p>
    <w:p w14:paraId="2948AEEA" w14:textId="5785BD64" w:rsidR="003238B8" w:rsidRDefault="00E61C0B">
      <w:pPr>
        <w:pStyle w:val="1"/>
      </w:pPr>
      <w:r>
        <w:rPr>
          <w:rFonts w:hint="eastAsia"/>
        </w:rPr>
        <w:t>算法思想</w:t>
      </w:r>
      <w:bookmarkEnd w:id="3"/>
    </w:p>
    <w:p w14:paraId="0F005EE2" w14:textId="7AD17D39" w:rsidR="00133ECC" w:rsidRPr="00133ECC" w:rsidRDefault="00E61C0B" w:rsidP="00133ECC">
      <w:pPr>
        <w:pStyle w:val="2"/>
      </w:pPr>
      <w:bookmarkStart w:id="4" w:name="_Toc69548506"/>
      <w:r>
        <w:rPr>
          <w:rFonts w:hint="eastAsia"/>
        </w:rPr>
        <w:t>总体思路</w:t>
      </w:r>
      <w:bookmarkEnd w:id="4"/>
    </w:p>
    <w:p w14:paraId="7BBF4BF1" w14:textId="545B46DE" w:rsidR="00D75DD8" w:rsidRDefault="000A35C0" w:rsidP="000A35C0">
      <w:pPr>
        <w:ind w:firstLine="420"/>
        <w:rPr>
          <w:rFonts w:ascii="Times New Roman" w:hAnsi="Times New Roman"/>
          <w:sz w:val="28"/>
          <w:szCs w:val="28"/>
        </w:rPr>
      </w:pPr>
      <w:r w:rsidRPr="000A35C0">
        <w:rPr>
          <w:rFonts w:ascii="Times New Roman" w:hAnsi="Times New Roman" w:hint="eastAsia"/>
          <w:sz w:val="28"/>
          <w:szCs w:val="28"/>
        </w:rPr>
        <w:t>本程序</w:t>
      </w:r>
      <w:r>
        <w:rPr>
          <w:rFonts w:ascii="Times New Roman" w:hAnsi="Times New Roman" w:hint="eastAsia"/>
          <w:sz w:val="28"/>
          <w:szCs w:val="28"/>
        </w:rPr>
        <w:t>的总体思想是将中国象棋的自动着棋的评测问题，转化为“合法着法生成——局面价值评估——博弈树搜素——最优着法筛选”的决策过程。</w:t>
      </w:r>
    </w:p>
    <w:p w14:paraId="1EBACB9E" w14:textId="31AFE262" w:rsidR="00D75DD8" w:rsidRDefault="00E53A76" w:rsidP="000A35C0">
      <w:pPr>
        <w:ind w:firstLine="420"/>
        <w:rPr>
          <w:rFonts w:ascii="Times New Roman" w:hAnsi="Times New Roman"/>
          <w:sz w:val="28"/>
          <w:szCs w:val="28"/>
        </w:rPr>
      </w:pPr>
      <w:r>
        <w:rPr>
          <w:noProof/>
        </w:rPr>
        <w:drawing>
          <wp:anchor distT="0" distB="0" distL="114300" distR="114300" simplePos="0" relativeHeight="251672576" behindDoc="1" locked="0" layoutInCell="1" allowOverlap="1" wp14:anchorId="4A06D4C1" wp14:editId="1DC46AC4">
            <wp:simplePos x="0" y="0"/>
            <wp:positionH relativeFrom="margin">
              <wp:posOffset>-923925</wp:posOffset>
            </wp:positionH>
            <wp:positionV relativeFrom="paragraph">
              <wp:posOffset>450850</wp:posOffset>
            </wp:positionV>
            <wp:extent cx="7126605" cy="4971767"/>
            <wp:effectExtent l="0" t="0" r="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30665" cy="49745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5DD8">
        <w:rPr>
          <w:rFonts w:ascii="Times New Roman" w:hAnsi="Times New Roman" w:hint="eastAsia"/>
          <w:sz w:val="28"/>
          <w:szCs w:val="28"/>
        </w:rPr>
        <w:t>程序整体的流程图如图所示：</w:t>
      </w:r>
    </w:p>
    <w:p w14:paraId="07D7FFE1" w14:textId="2E313AF7" w:rsidR="00D75DD8" w:rsidRDefault="00D75DD8" w:rsidP="000A35C0">
      <w:pPr>
        <w:ind w:firstLine="420"/>
        <w:rPr>
          <w:rFonts w:ascii="Times New Roman" w:hAnsi="Times New Roman"/>
          <w:sz w:val="28"/>
          <w:szCs w:val="28"/>
        </w:rPr>
      </w:pPr>
    </w:p>
    <w:p w14:paraId="3D697FC7" w14:textId="6E5E9F7C" w:rsidR="00D75DD8" w:rsidRDefault="00D75DD8" w:rsidP="000A35C0">
      <w:pPr>
        <w:ind w:firstLine="420"/>
        <w:rPr>
          <w:rFonts w:ascii="Times New Roman" w:hAnsi="Times New Roman"/>
          <w:sz w:val="28"/>
          <w:szCs w:val="28"/>
        </w:rPr>
      </w:pPr>
    </w:p>
    <w:p w14:paraId="28E631B8" w14:textId="220E1A11" w:rsidR="00D75DD8" w:rsidRDefault="00D75DD8" w:rsidP="000A35C0">
      <w:pPr>
        <w:ind w:firstLine="420"/>
        <w:rPr>
          <w:rFonts w:ascii="Times New Roman" w:hAnsi="Times New Roman"/>
          <w:sz w:val="28"/>
          <w:szCs w:val="28"/>
        </w:rPr>
      </w:pPr>
    </w:p>
    <w:p w14:paraId="120AB6D3" w14:textId="267C0CAB" w:rsidR="00D75DD8" w:rsidRDefault="00D75DD8" w:rsidP="000A35C0">
      <w:pPr>
        <w:ind w:firstLine="420"/>
        <w:rPr>
          <w:rFonts w:ascii="Times New Roman" w:hAnsi="Times New Roman"/>
          <w:sz w:val="28"/>
          <w:szCs w:val="28"/>
        </w:rPr>
      </w:pPr>
    </w:p>
    <w:p w14:paraId="6380C5DD" w14:textId="2F2932B6" w:rsidR="00D75DD8" w:rsidRDefault="00D75DD8" w:rsidP="000A35C0">
      <w:pPr>
        <w:ind w:firstLine="420"/>
        <w:rPr>
          <w:rFonts w:ascii="Times New Roman" w:hAnsi="Times New Roman"/>
          <w:sz w:val="28"/>
          <w:szCs w:val="28"/>
        </w:rPr>
      </w:pPr>
    </w:p>
    <w:p w14:paraId="5A8B3F9D" w14:textId="353929CC" w:rsidR="00D75DD8" w:rsidRDefault="00D75DD8" w:rsidP="000A35C0">
      <w:pPr>
        <w:ind w:firstLine="420"/>
        <w:rPr>
          <w:rFonts w:ascii="Times New Roman" w:hAnsi="Times New Roman"/>
          <w:sz w:val="28"/>
          <w:szCs w:val="28"/>
        </w:rPr>
      </w:pPr>
    </w:p>
    <w:p w14:paraId="6D0547BB" w14:textId="7E9DBBDA" w:rsidR="00D75DD8" w:rsidRDefault="00D75DD8" w:rsidP="000A35C0">
      <w:pPr>
        <w:ind w:firstLine="420"/>
        <w:rPr>
          <w:rFonts w:ascii="Times New Roman" w:hAnsi="Times New Roman"/>
          <w:sz w:val="28"/>
          <w:szCs w:val="28"/>
        </w:rPr>
      </w:pPr>
    </w:p>
    <w:p w14:paraId="043CA232" w14:textId="2526FF5B" w:rsidR="00D75DD8" w:rsidRDefault="00D75DD8" w:rsidP="000A35C0">
      <w:pPr>
        <w:ind w:firstLine="420"/>
        <w:rPr>
          <w:rFonts w:ascii="Times New Roman" w:hAnsi="Times New Roman"/>
          <w:sz w:val="28"/>
          <w:szCs w:val="28"/>
        </w:rPr>
      </w:pPr>
    </w:p>
    <w:p w14:paraId="641EF975" w14:textId="1354EE93" w:rsidR="00D75DD8" w:rsidRDefault="00D75DD8" w:rsidP="000A35C0">
      <w:pPr>
        <w:ind w:firstLine="420"/>
        <w:rPr>
          <w:rFonts w:ascii="Times New Roman" w:hAnsi="Times New Roman"/>
          <w:sz w:val="28"/>
          <w:szCs w:val="28"/>
        </w:rPr>
      </w:pPr>
    </w:p>
    <w:p w14:paraId="3C51348D" w14:textId="77777777" w:rsidR="00D75DD8" w:rsidRDefault="00D75DD8" w:rsidP="000A35C0">
      <w:pPr>
        <w:ind w:firstLine="420"/>
        <w:rPr>
          <w:rFonts w:ascii="Times New Roman" w:hAnsi="Times New Roman"/>
          <w:sz w:val="28"/>
          <w:szCs w:val="28"/>
        </w:rPr>
      </w:pPr>
    </w:p>
    <w:p w14:paraId="6EBA2286" w14:textId="77777777" w:rsidR="00D75DD8" w:rsidRDefault="00D75DD8" w:rsidP="000A35C0">
      <w:pPr>
        <w:ind w:firstLine="420"/>
        <w:rPr>
          <w:rFonts w:ascii="Times New Roman" w:hAnsi="Times New Roman"/>
          <w:sz w:val="28"/>
          <w:szCs w:val="28"/>
        </w:rPr>
      </w:pPr>
    </w:p>
    <w:p w14:paraId="26C1532B" w14:textId="77777777" w:rsidR="00D75DD8" w:rsidRDefault="00D75DD8" w:rsidP="00E53A76">
      <w:pPr>
        <w:rPr>
          <w:rFonts w:ascii="Times New Roman" w:hAnsi="Times New Roman"/>
          <w:sz w:val="28"/>
          <w:szCs w:val="28"/>
        </w:rPr>
      </w:pPr>
    </w:p>
    <w:p w14:paraId="3CAD48E1" w14:textId="63895651" w:rsidR="000A35C0" w:rsidRDefault="000A35C0" w:rsidP="000A35C0">
      <w:pPr>
        <w:ind w:firstLine="420"/>
        <w:rPr>
          <w:rFonts w:ascii="Times New Roman" w:hAnsi="Times New Roman"/>
          <w:sz w:val="28"/>
          <w:szCs w:val="28"/>
        </w:rPr>
      </w:pPr>
      <w:r w:rsidRPr="000A35C0">
        <w:rPr>
          <w:rFonts w:ascii="Times New Roman" w:hAnsi="Times New Roman"/>
          <w:sz w:val="28"/>
          <w:szCs w:val="28"/>
        </w:rPr>
        <w:lastRenderedPageBreak/>
        <w:t>程序首先根据评测平台输入的历史走法恢复当前棋局状态，然后在当前局面下生成所有满足中国象棋规则的合法着法；在此基础上，对每个候选着法产生的新局面进行评估，并通过搜索算法向后推演若干层博弈树，最终选择在当前搜索深度和时间限制内评估值最高的着法作为输出。</w:t>
      </w:r>
    </w:p>
    <w:p w14:paraId="2C1DD4E2" w14:textId="69F9D15E" w:rsidR="00133ECC" w:rsidRDefault="00D75DD8" w:rsidP="000A35C0">
      <w:pPr>
        <w:ind w:firstLine="420"/>
        <w:rPr>
          <w:rFonts w:ascii="Times New Roman" w:hAnsi="Times New Roman"/>
          <w:sz w:val="28"/>
          <w:szCs w:val="28"/>
        </w:rPr>
      </w:pPr>
      <w:r>
        <w:rPr>
          <w:noProof/>
        </w:rPr>
        <w:drawing>
          <wp:anchor distT="0" distB="0" distL="114300" distR="114300" simplePos="0" relativeHeight="251670528" behindDoc="1" locked="0" layoutInCell="1" allowOverlap="1" wp14:anchorId="5751C039" wp14:editId="2B7E453C">
            <wp:simplePos x="0" y="0"/>
            <wp:positionH relativeFrom="column">
              <wp:posOffset>227330</wp:posOffset>
            </wp:positionH>
            <wp:positionV relativeFrom="paragraph">
              <wp:posOffset>377825</wp:posOffset>
            </wp:positionV>
            <wp:extent cx="5274000" cy="3589200"/>
            <wp:effectExtent l="0" t="0" r="3175"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000" cy="358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3ECC">
        <w:rPr>
          <w:rFonts w:ascii="Times New Roman" w:hAnsi="Times New Roman" w:hint="eastAsia"/>
          <w:sz w:val="28"/>
          <w:szCs w:val="28"/>
        </w:rPr>
        <w:t>程序第二部分</w:t>
      </w:r>
      <w:r w:rsidR="00133ECC">
        <w:rPr>
          <w:rFonts w:ascii="Times New Roman" w:hAnsi="Times New Roman" w:hint="eastAsia"/>
          <w:sz w:val="28"/>
          <w:szCs w:val="28"/>
        </w:rPr>
        <w:t>(</w:t>
      </w:r>
      <w:r w:rsidR="00133ECC">
        <w:rPr>
          <w:rFonts w:ascii="Times New Roman" w:hAnsi="Times New Roman" w:hint="eastAsia"/>
          <w:sz w:val="28"/>
          <w:szCs w:val="28"/>
        </w:rPr>
        <w:t>局面价值评估</w:t>
      </w:r>
      <w:r w:rsidR="00133ECC">
        <w:rPr>
          <w:rFonts w:ascii="Times New Roman" w:hAnsi="Times New Roman"/>
          <w:sz w:val="28"/>
          <w:szCs w:val="28"/>
        </w:rPr>
        <w:t>)</w:t>
      </w:r>
      <w:r w:rsidR="00133ECC">
        <w:rPr>
          <w:rFonts w:ascii="Times New Roman" w:hAnsi="Times New Roman" w:hint="eastAsia"/>
          <w:sz w:val="28"/>
          <w:szCs w:val="28"/>
        </w:rPr>
        <w:t>的流程图如图所示：</w:t>
      </w:r>
    </w:p>
    <w:p w14:paraId="7B84A95C" w14:textId="4684A6A5" w:rsidR="00133ECC" w:rsidRDefault="00133ECC" w:rsidP="000A35C0">
      <w:pPr>
        <w:ind w:firstLine="420"/>
        <w:rPr>
          <w:rFonts w:ascii="Times New Roman" w:hAnsi="Times New Roman"/>
          <w:sz w:val="28"/>
          <w:szCs w:val="28"/>
        </w:rPr>
      </w:pPr>
    </w:p>
    <w:p w14:paraId="3B369CD8" w14:textId="77777777" w:rsidR="00133ECC" w:rsidRDefault="00133ECC" w:rsidP="000A35C0">
      <w:pPr>
        <w:ind w:firstLine="420"/>
        <w:rPr>
          <w:rFonts w:ascii="Times New Roman" w:hAnsi="Times New Roman"/>
          <w:sz w:val="28"/>
          <w:szCs w:val="28"/>
        </w:rPr>
      </w:pPr>
    </w:p>
    <w:p w14:paraId="1B1D3306" w14:textId="77777777" w:rsidR="00133ECC" w:rsidRDefault="00133ECC" w:rsidP="00AB4921">
      <w:pPr>
        <w:ind w:firstLine="420"/>
        <w:rPr>
          <w:rFonts w:ascii="Times New Roman" w:hAnsi="Times New Roman"/>
          <w:sz w:val="28"/>
          <w:szCs w:val="28"/>
        </w:rPr>
      </w:pPr>
    </w:p>
    <w:p w14:paraId="5A075733" w14:textId="77777777" w:rsidR="00133ECC" w:rsidRDefault="00133ECC" w:rsidP="00AB4921">
      <w:pPr>
        <w:ind w:firstLine="420"/>
        <w:rPr>
          <w:rFonts w:ascii="Times New Roman" w:hAnsi="Times New Roman"/>
          <w:sz w:val="28"/>
          <w:szCs w:val="28"/>
        </w:rPr>
      </w:pPr>
    </w:p>
    <w:p w14:paraId="049A4AA5" w14:textId="77777777" w:rsidR="00133ECC" w:rsidRDefault="00133ECC" w:rsidP="00AB4921">
      <w:pPr>
        <w:ind w:firstLine="420"/>
        <w:rPr>
          <w:rFonts w:ascii="Times New Roman" w:hAnsi="Times New Roman"/>
          <w:sz w:val="28"/>
          <w:szCs w:val="28"/>
        </w:rPr>
      </w:pPr>
    </w:p>
    <w:p w14:paraId="436FB91C" w14:textId="77777777" w:rsidR="00133ECC" w:rsidRDefault="00133ECC" w:rsidP="00AB4921">
      <w:pPr>
        <w:ind w:firstLine="420"/>
        <w:rPr>
          <w:rFonts w:ascii="Times New Roman" w:hAnsi="Times New Roman"/>
          <w:sz w:val="28"/>
          <w:szCs w:val="28"/>
        </w:rPr>
      </w:pPr>
    </w:p>
    <w:p w14:paraId="6D6AE0BA" w14:textId="77777777" w:rsidR="00133ECC" w:rsidRDefault="00133ECC" w:rsidP="00AB4921">
      <w:pPr>
        <w:ind w:firstLine="420"/>
        <w:rPr>
          <w:rFonts w:ascii="Times New Roman" w:hAnsi="Times New Roman"/>
          <w:sz w:val="28"/>
          <w:szCs w:val="28"/>
        </w:rPr>
      </w:pPr>
    </w:p>
    <w:p w14:paraId="75655A5A" w14:textId="77777777" w:rsidR="00133ECC" w:rsidRDefault="00133ECC" w:rsidP="00AB4921">
      <w:pPr>
        <w:ind w:firstLine="420"/>
        <w:rPr>
          <w:rFonts w:ascii="Times New Roman" w:hAnsi="Times New Roman"/>
          <w:sz w:val="28"/>
          <w:szCs w:val="28"/>
        </w:rPr>
      </w:pPr>
    </w:p>
    <w:p w14:paraId="3AEE6B4B" w14:textId="77777777" w:rsidR="00E53A76" w:rsidRDefault="00E53A76" w:rsidP="00E53A76">
      <w:pPr>
        <w:ind w:firstLine="420"/>
        <w:rPr>
          <w:rFonts w:ascii="Times New Roman" w:hAnsi="Times New Roman"/>
          <w:sz w:val="28"/>
          <w:szCs w:val="28"/>
        </w:rPr>
      </w:pPr>
    </w:p>
    <w:p w14:paraId="4885FFEA" w14:textId="6796F2A3" w:rsidR="00E53A76" w:rsidRPr="00E53A76" w:rsidRDefault="00AB4921" w:rsidP="00E53A76">
      <w:pPr>
        <w:ind w:firstLine="420"/>
        <w:rPr>
          <w:rFonts w:ascii="Times New Roman" w:hAnsi="Times New Roman"/>
          <w:sz w:val="28"/>
          <w:szCs w:val="28"/>
        </w:rPr>
      </w:pPr>
      <w:r w:rsidRPr="00A21326">
        <w:rPr>
          <w:rFonts w:ascii="Times New Roman" w:hAnsi="Times New Roman"/>
          <w:sz w:val="28"/>
          <w:szCs w:val="28"/>
        </w:rPr>
        <w:t>本程序的局面评估部分由</w:t>
      </w:r>
      <w:r w:rsidRPr="00A21326">
        <w:rPr>
          <w:rFonts w:ascii="Times New Roman" w:hAnsi="Times New Roman"/>
          <w:sz w:val="28"/>
          <w:szCs w:val="28"/>
        </w:rPr>
        <w:t xml:space="preserve"> EvalRecord </w:t>
      </w:r>
      <w:r w:rsidRPr="00A21326">
        <w:rPr>
          <w:rFonts w:ascii="Times New Roman" w:hAnsi="Times New Roman"/>
          <w:sz w:val="28"/>
          <w:szCs w:val="28"/>
        </w:rPr>
        <w:t>类集中实现，其核心思想是：</w:t>
      </w:r>
      <w:r w:rsidRPr="00AB4921">
        <w:rPr>
          <w:rFonts w:ascii="Times New Roman" w:hAnsi="Times New Roman"/>
          <w:sz w:val="28"/>
          <w:szCs w:val="28"/>
        </w:rPr>
        <w:t>不只根据双方剩余子力判断优劣，而是综合考虑棋子价值、棋子位置、棋盘控制力、攻防关系、特殊棋型和当前棋局阶段，得到一个更接近真实棋势的综合评分</w:t>
      </w:r>
      <w:r w:rsidRPr="00A21326">
        <w:rPr>
          <w:rFonts w:ascii="Times New Roman" w:hAnsi="Times New Roman"/>
          <w:sz w:val="28"/>
          <w:szCs w:val="28"/>
        </w:rPr>
        <w:t>。</w:t>
      </w:r>
    </w:p>
    <w:p w14:paraId="380C8853" w14:textId="10BDC5F5" w:rsidR="00AB4921" w:rsidRDefault="00AB4921" w:rsidP="00AB4921">
      <w:pPr>
        <w:ind w:firstLine="420"/>
        <w:rPr>
          <w:rFonts w:ascii="Times New Roman" w:hAnsi="Times New Roman"/>
          <w:sz w:val="28"/>
          <w:szCs w:val="28"/>
        </w:rPr>
      </w:pPr>
      <w:r w:rsidRPr="00A21326">
        <w:rPr>
          <w:rFonts w:ascii="Times New Roman" w:hAnsi="Times New Roman"/>
          <w:sz w:val="28"/>
          <w:szCs w:val="28"/>
        </w:rPr>
        <w:t>EvalRecor</w:t>
      </w:r>
      <w:r w:rsidR="00E53A76">
        <w:rPr>
          <w:rFonts w:ascii="Times New Roman" w:hAnsi="Times New Roman" w:hint="eastAsia"/>
          <w:sz w:val="28"/>
          <w:szCs w:val="28"/>
        </w:rPr>
        <w:t>d</w:t>
      </w:r>
      <w:r w:rsidR="00E53A76">
        <w:rPr>
          <w:rFonts w:ascii="Times New Roman" w:hAnsi="Times New Roman"/>
          <w:sz w:val="28"/>
          <w:szCs w:val="28"/>
        </w:rPr>
        <w:t>:</w:t>
      </w:r>
      <w:r w:rsidR="00E53A76">
        <w:rPr>
          <w:rFonts w:ascii="Times New Roman" w:hAnsi="Times New Roman" w:hint="eastAsia"/>
          <w:sz w:val="28"/>
          <w:szCs w:val="28"/>
        </w:rPr>
        <w:t>包括</w:t>
      </w:r>
      <w:r w:rsidRPr="00A21326">
        <w:rPr>
          <w:rFonts w:ascii="Times New Roman" w:hAnsi="Times New Roman"/>
          <w:sz w:val="28"/>
          <w:szCs w:val="28"/>
        </w:rPr>
        <w:t>getMidgameWeight</w:t>
      </w:r>
      <w:r w:rsidRPr="00A21326">
        <w:rPr>
          <w:rFonts w:ascii="Times New Roman" w:hAnsi="Times New Roman"/>
          <w:sz w:val="28"/>
          <w:szCs w:val="28"/>
        </w:rPr>
        <w:t>、</w:t>
      </w:r>
      <w:r w:rsidRPr="00A21326">
        <w:rPr>
          <w:rFonts w:ascii="Times New Roman" w:hAnsi="Times New Roman"/>
          <w:sz w:val="28"/>
          <w:szCs w:val="28"/>
        </w:rPr>
        <w:t>calstaticstate</w:t>
      </w:r>
      <w:r w:rsidRPr="00A21326">
        <w:rPr>
          <w:rFonts w:ascii="Times New Roman" w:hAnsi="Times New Roman"/>
          <w:sz w:val="28"/>
          <w:szCs w:val="28"/>
        </w:rPr>
        <w:t>、</w:t>
      </w:r>
      <w:r w:rsidRPr="00A21326">
        <w:rPr>
          <w:rFonts w:ascii="Times New Roman" w:hAnsi="Times New Roman"/>
          <w:sz w:val="28"/>
          <w:szCs w:val="28"/>
        </w:rPr>
        <w:t>caldynamicstate</w:t>
      </w:r>
      <w:r w:rsidRPr="00A21326">
        <w:rPr>
          <w:rFonts w:ascii="Times New Roman" w:hAnsi="Times New Roman"/>
          <w:sz w:val="28"/>
          <w:szCs w:val="28"/>
        </w:rPr>
        <w:t>、</w:t>
      </w:r>
      <w:r w:rsidRPr="00A21326">
        <w:rPr>
          <w:rFonts w:ascii="Times New Roman" w:hAnsi="Times New Roman"/>
          <w:sz w:val="28"/>
          <w:szCs w:val="28"/>
        </w:rPr>
        <w:t>calShapePenalty</w:t>
      </w:r>
      <w:r w:rsidRPr="00A21326">
        <w:rPr>
          <w:rFonts w:ascii="Times New Roman" w:hAnsi="Times New Roman"/>
          <w:sz w:val="28"/>
          <w:szCs w:val="28"/>
        </w:rPr>
        <w:t>、</w:t>
      </w:r>
      <w:r w:rsidRPr="00A21326">
        <w:rPr>
          <w:rFonts w:ascii="Times New Roman" w:hAnsi="Times New Roman"/>
          <w:sz w:val="28"/>
          <w:szCs w:val="28"/>
        </w:rPr>
        <w:t xml:space="preserve">calstate </w:t>
      </w:r>
      <w:r w:rsidRPr="00A21326">
        <w:rPr>
          <w:rFonts w:ascii="Times New Roman" w:hAnsi="Times New Roman"/>
          <w:sz w:val="28"/>
          <w:szCs w:val="28"/>
        </w:rPr>
        <w:t>等函数，分别用于中残局阶段判断、静态估值、动态估值、棋型惩罚和总局面评分。</w:t>
      </w:r>
    </w:p>
    <w:p w14:paraId="0CB2E4DA" w14:textId="6ED432F3" w:rsidR="00D75DD8" w:rsidRDefault="00D75DD8" w:rsidP="00AB4921">
      <w:pPr>
        <w:ind w:firstLine="420"/>
        <w:rPr>
          <w:rFonts w:ascii="Times New Roman" w:hAnsi="Times New Roman"/>
          <w:sz w:val="28"/>
          <w:szCs w:val="28"/>
        </w:rPr>
      </w:pPr>
    </w:p>
    <w:p w14:paraId="5DB37CA7" w14:textId="6E8F05BA" w:rsidR="00D75DD8" w:rsidRDefault="00E53A76" w:rsidP="00AB4921">
      <w:pPr>
        <w:ind w:firstLine="420"/>
        <w:rPr>
          <w:rFonts w:ascii="Times New Roman" w:hAnsi="Times New Roman"/>
          <w:sz w:val="28"/>
          <w:szCs w:val="28"/>
        </w:rPr>
      </w:pPr>
      <w:r>
        <w:rPr>
          <w:noProof/>
        </w:rPr>
        <w:drawing>
          <wp:anchor distT="0" distB="0" distL="114300" distR="114300" simplePos="0" relativeHeight="251671552" behindDoc="1" locked="0" layoutInCell="1" allowOverlap="1" wp14:anchorId="554216C5" wp14:editId="3C616FDF">
            <wp:simplePos x="0" y="0"/>
            <wp:positionH relativeFrom="margin">
              <wp:posOffset>-381000</wp:posOffset>
            </wp:positionH>
            <wp:positionV relativeFrom="paragraph">
              <wp:posOffset>384810</wp:posOffset>
            </wp:positionV>
            <wp:extent cx="6170961" cy="4629150"/>
            <wp:effectExtent l="0" t="0" r="127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0961" cy="462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5DD8">
        <w:rPr>
          <w:rFonts w:ascii="Times New Roman" w:hAnsi="Times New Roman" w:hint="eastAsia"/>
          <w:sz w:val="28"/>
          <w:szCs w:val="28"/>
        </w:rPr>
        <w:t>程序第三部分</w:t>
      </w:r>
      <w:r w:rsidR="00D75DD8">
        <w:rPr>
          <w:rFonts w:ascii="Times New Roman" w:hAnsi="Times New Roman" w:hint="eastAsia"/>
          <w:sz w:val="28"/>
          <w:szCs w:val="28"/>
        </w:rPr>
        <w:t>(</w:t>
      </w:r>
      <w:r w:rsidR="00D75DD8">
        <w:rPr>
          <w:rFonts w:ascii="Times New Roman" w:hAnsi="Times New Roman" w:hint="eastAsia"/>
          <w:sz w:val="28"/>
          <w:szCs w:val="28"/>
        </w:rPr>
        <w:t>策略搜素与着法筛选</w:t>
      </w:r>
      <w:r w:rsidR="00D75DD8">
        <w:rPr>
          <w:rFonts w:ascii="Times New Roman" w:hAnsi="Times New Roman"/>
          <w:sz w:val="28"/>
          <w:szCs w:val="28"/>
        </w:rPr>
        <w:t>)</w:t>
      </w:r>
      <w:r w:rsidR="00D75DD8">
        <w:rPr>
          <w:rFonts w:ascii="Times New Roman" w:hAnsi="Times New Roman" w:hint="eastAsia"/>
          <w:sz w:val="28"/>
          <w:szCs w:val="28"/>
        </w:rPr>
        <w:t>的流程图如下图所示：</w:t>
      </w:r>
    </w:p>
    <w:p w14:paraId="40C15FCD" w14:textId="752A3062" w:rsidR="00D75DD8" w:rsidRPr="00AB4921" w:rsidRDefault="00D75DD8" w:rsidP="00AB4921">
      <w:pPr>
        <w:ind w:firstLine="420"/>
        <w:rPr>
          <w:rFonts w:ascii="Times New Roman" w:hAnsi="Times New Roman"/>
          <w:sz w:val="28"/>
          <w:szCs w:val="28"/>
        </w:rPr>
      </w:pPr>
    </w:p>
    <w:p w14:paraId="7B199D8D" w14:textId="569E2E4C" w:rsidR="00D75DD8" w:rsidRDefault="00D75DD8" w:rsidP="00AB4921">
      <w:pPr>
        <w:ind w:firstLine="420"/>
        <w:rPr>
          <w:rFonts w:ascii="Times New Roman" w:hAnsi="Times New Roman"/>
          <w:sz w:val="28"/>
          <w:szCs w:val="28"/>
        </w:rPr>
      </w:pPr>
    </w:p>
    <w:p w14:paraId="3AF58357" w14:textId="77777777" w:rsidR="00D75DD8" w:rsidRDefault="00D75DD8" w:rsidP="00AB4921">
      <w:pPr>
        <w:ind w:firstLine="420"/>
        <w:rPr>
          <w:rFonts w:ascii="Times New Roman" w:hAnsi="Times New Roman"/>
          <w:sz w:val="28"/>
          <w:szCs w:val="28"/>
        </w:rPr>
      </w:pPr>
    </w:p>
    <w:p w14:paraId="166FC50B" w14:textId="77777777" w:rsidR="00D75DD8" w:rsidRDefault="00D75DD8" w:rsidP="00AB4921">
      <w:pPr>
        <w:ind w:firstLine="420"/>
        <w:rPr>
          <w:rFonts w:ascii="Times New Roman" w:hAnsi="Times New Roman"/>
          <w:sz w:val="28"/>
          <w:szCs w:val="28"/>
        </w:rPr>
      </w:pPr>
    </w:p>
    <w:p w14:paraId="2FB21F21" w14:textId="77777777" w:rsidR="00D75DD8" w:rsidRDefault="00D75DD8" w:rsidP="00AB4921">
      <w:pPr>
        <w:ind w:firstLine="420"/>
        <w:rPr>
          <w:rFonts w:ascii="Times New Roman" w:hAnsi="Times New Roman"/>
          <w:sz w:val="28"/>
          <w:szCs w:val="28"/>
        </w:rPr>
      </w:pPr>
    </w:p>
    <w:p w14:paraId="2577DB3F" w14:textId="77777777" w:rsidR="00D75DD8" w:rsidRDefault="00D75DD8" w:rsidP="00AB4921">
      <w:pPr>
        <w:ind w:firstLine="420"/>
        <w:rPr>
          <w:rFonts w:ascii="Times New Roman" w:hAnsi="Times New Roman"/>
          <w:sz w:val="28"/>
          <w:szCs w:val="28"/>
        </w:rPr>
      </w:pPr>
    </w:p>
    <w:p w14:paraId="0C135CC0" w14:textId="77777777" w:rsidR="00D75DD8" w:rsidRDefault="00D75DD8" w:rsidP="00AB4921">
      <w:pPr>
        <w:ind w:firstLine="420"/>
        <w:rPr>
          <w:rFonts w:ascii="Times New Roman" w:hAnsi="Times New Roman"/>
          <w:sz w:val="28"/>
          <w:szCs w:val="28"/>
        </w:rPr>
      </w:pPr>
    </w:p>
    <w:p w14:paraId="09645FF3" w14:textId="77777777" w:rsidR="00D75DD8" w:rsidRDefault="00D75DD8" w:rsidP="00AB4921">
      <w:pPr>
        <w:ind w:firstLine="420"/>
        <w:rPr>
          <w:rFonts w:ascii="Times New Roman" w:hAnsi="Times New Roman"/>
          <w:sz w:val="28"/>
          <w:szCs w:val="28"/>
        </w:rPr>
      </w:pPr>
    </w:p>
    <w:p w14:paraId="2115BFBA" w14:textId="77777777" w:rsidR="00D75DD8" w:rsidRDefault="00D75DD8" w:rsidP="00AB4921">
      <w:pPr>
        <w:ind w:firstLine="420"/>
        <w:rPr>
          <w:rFonts w:ascii="Times New Roman" w:hAnsi="Times New Roman"/>
          <w:sz w:val="28"/>
          <w:szCs w:val="28"/>
        </w:rPr>
      </w:pPr>
    </w:p>
    <w:p w14:paraId="0B267455" w14:textId="77777777" w:rsidR="00D75DD8" w:rsidRDefault="00D75DD8" w:rsidP="00AB4921">
      <w:pPr>
        <w:ind w:firstLine="420"/>
        <w:rPr>
          <w:rFonts w:ascii="Times New Roman" w:hAnsi="Times New Roman"/>
          <w:sz w:val="28"/>
          <w:szCs w:val="28"/>
        </w:rPr>
      </w:pPr>
    </w:p>
    <w:p w14:paraId="6ADB9815" w14:textId="77777777" w:rsidR="00D75DD8" w:rsidRDefault="00D75DD8" w:rsidP="00AB4921">
      <w:pPr>
        <w:ind w:firstLine="420"/>
        <w:rPr>
          <w:rFonts w:ascii="Times New Roman" w:hAnsi="Times New Roman"/>
          <w:sz w:val="28"/>
          <w:szCs w:val="28"/>
        </w:rPr>
      </w:pPr>
    </w:p>
    <w:p w14:paraId="56CCFB2D" w14:textId="77777777" w:rsidR="00E53A76" w:rsidRDefault="00E53A76" w:rsidP="00AB4921">
      <w:pPr>
        <w:ind w:firstLine="420"/>
        <w:rPr>
          <w:rFonts w:ascii="Times New Roman" w:hAnsi="Times New Roman"/>
          <w:sz w:val="28"/>
          <w:szCs w:val="28"/>
        </w:rPr>
      </w:pPr>
    </w:p>
    <w:p w14:paraId="0CA55A93" w14:textId="24E7419D" w:rsidR="00AB4921" w:rsidRDefault="00AB4921" w:rsidP="00AB4921">
      <w:pPr>
        <w:ind w:firstLine="420"/>
        <w:rPr>
          <w:rFonts w:ascii="Times New Roman" w:hAnsi="Times New Roman"/>
          <w:sz w:val="28"/>
          <w:szCs w:val="28"/>
        </w:rPr>
      </w:pPr>
      <w:r w:rsidRPr="00AB4921">
        <w:rPr>
          <w:rFonts w:ascii="Times New Roman" w:hAnsi="Times New Roman"/>
          <w:sz w:val="28"/>
          <w:szCs w:val="28"/>
        </w:rPr>
        <w:t>本程序的搜索剪枝部分由</w:t>
      </w:r>
      <w:r w:rsidRPr="00AB4921">
        <w:rPr>
          <w:rFonts w:ascii="Times New Roman" w:hAnsi="Times New Roman"/>
          <w:sz w:val="28"/>
          <w:szCs w:val="28"/>
        </w:rPr>
        <w:t xml:space="preserve"> ChessAI </w:t>
      </w:r>
      <w:r w:rsidRPr="00AB4921">
        <w:rPr>
          <w:rFonts w:ascii="Times New Roman" w:hAnsi="Times New Roman"/>
          <w:sz w:val="28"/>
          <w:szCs w:val="28"/>
        </w:rPr>
        <w:t>类实现，其核心目标是：在</w:t>
      </w:r>
      <w:r w:rsidRPr="00AB4921">
        <w:rPr>
          <w:rFonts w:ascii="Times New Roman" w:hAnsi="Times New Roman"/>
          <w:sz w:val="28"/>
          <w:szCs w:val="28"/>
        </w:rPr>
        <w:t xml:space="preserve"> Botzone </w:t>
      </w:r>
      <w:r w:rsidRPr="00AB4921">
        <w:rPr>
          <w:rFonts w:ascii="Times New Roman" w:hAnsi="Times New Roman"/>
          <w:sz w:val="28"/>
          <w:szCs w:val="28"/>
        </w:rPr>
        <w:t>有限的时间内尽可能向更深层搜索，同时通过排序、缓存和剪枝减少无效分支，使程序更快找到较优着法。</w:t>
      </w:r>
    </w:p>
    <w:p w14:paraId="3E907CD7" w14:textId="77777777" w:rsidR="00AB4921" w:rsidRPr="000A35C0" w:rsidRDefault="00AB4921" w:rsidP="00AB4921">
      <w:pPr>
        <w:ind w:firstLine="420"/>
        <w:rPr>
          <w:rFonts w:ascii="Times New Roman" w:hAnsi="Times New Roman"/>
          <w:sz w:val="28"/>
          <w:szCs w:val="28"/>
        </w:rPr>
      </w:pPr>
      <w:r w:rsidRPr="00AB4921">
        <w:rPr>
          <w:rFonts w:ascii="Times New Roman" w:hAnsi="Times New Roman"/>
          <w:sz w:val="28"/>
          <w:szCs w:val="28"/>
        </w:rPr>
        <w:t>搜索部分以</w:t>
      </w:r>
      <w:r w:rsidRPr="00AB4921">
        <w:rPr>
          <w:rFonts w:ascii="Times New Roman" w:hAnsi="Times New Roman"/>
          <w:sz w:val="28"/>
          <w:szCs w:val="28"/>
        </w:rPr>
        <w:t xml:space="preserve"> NegaMax </w:t>
      </w:r>
      <w:r w:rsidRPr="00AB4921">
        <w:rPr>
          <w:rFonts w:ascii="Times New Roman" w:hAnsi="Times New Roman"/>
          <w:sz w:val="28"/>
          <w:szCs w:val="28"/>
        </w:rPr>
        <w:t>形式的</w:t>
      </w:r>
      <w:r w:rsidRPr="00AB4921">
        <w:rPr>
          <w:rFonts w:ascii="Times New Roman" w:hAnsi="Times New Roman"/>
          <w:sz w:val="28"/>
          <w:szCs w:val="28"/>
        </w:rPr>
        <w:t xml:space="preserve"> Alpha-Beta </w:t>
      </w:r>
      <w:r w:rsidRPr="00AB4921">
        <w:rPr>
          <w:rFonts w:ascii="Times New Roman" w:hAnsi="Times New Roman"/>
          <w:sz w:val="28"/>
          <w:szCs w:val="28"/>
        </w:rPr>
        <w:t>为基础，并进一步加入</w:t>
      </w:r>
      <w:r w:rsidRPr="00AB4921">
        <w:rPr>
          <w:rFonts w:ascii="Times New Roman" w:hAnsi="Times New Roman"/>
          <w:sz w:val="28"/>
          <w:szCs w:val="28"/>
        </w:rPr>
        <w:t xml:space="preserve"> PVS</w:t>
      </w:r>
      <w:r w:rsidRPr="00AB4921">
        <w:rPr>
          <w:rFonts w:ascii="Times New Roman" w:hAnsi="Times New Roman"/>
          <w:sz w:val="28"/>
          <w:szCs w:val="28"/>
        </w:rPr>
        <w:t>、置换表、静态搜索、空步裁剪、</w:t>
      </w:r>
      <w:r w:rsidRPr="00AB4921">
        <w:rPr>
          <w:rFonts w:ascii="Times New Roman" w:hAnsi="Times New Roman"/>
          <w:sz w:val="28"/>
          <w:szCs w:val="28"/>
        </w:rPr>
        <w:t>LMR</w:t>
      </w:r>
      <w:r w:rsidRPr="00AB4921">
        <w:rPr>
          <w:rFonts w:ascii="Times New Roman" w:hAnsi="Times New Roman"/>
          <w:sz w:val="28"/>
          <w:szCs w:val="28"/>
        </w:rPr>
        <w:t>、杀手着法、迭代加深和时间控制等优化。</w:t>
      </w:r>
      <w:r w:rsidRPr="00AB4921">
        <w:rPr>
          <w:rFonts w:ascii="Times New Roman" w:hAnsi="Times New Roman"/>
          <w:sz w:val="28"/>
          <w:szCs w:val="28"/>
        </w:rPr>
        <w:t xml:space="preserve">ChessAI </w:t>
      </w:r>
      <w:r w:rsidRPr="00AB4921">
        <w:rPr>
          <w:rFonts w:ascii="Times New Roman" w:hAnsi="Times New Roman"/>
          <w:sz w:val="28"/>
          <w:szCs w:val="28"/>
        </w:rPr>
        <w:t>中定义了</w:t>
      </w:r>
      <w:r w:rsidRPr="00AB4921">
        <w:rPr>
          <w:rFonts w:ascii="Times New Roman" w:hAnsi="Times New Roman"/>
          <w:sz w:val="28"/>
          <w:szCs w:val="28"/>
        </w:rPr>
        <w:t xml:space="preserve"> alpha_beta_PVS_select</w:t>
      </w:r>
      <w:r w:rsidRPr="00AB4921">
        <w:rPr>
          <w:rFonts w:ascii="Times New Roman" w:hAnsi="Times New Roman"/>
          <w:sz w:val="28"/>
          <w:szCs w:val="28"/>
        </w:rPr>
        <w:t>、</w:t>
      </w:r>
      <w:r w:rsidRPr="00AB4921">
        <w:rPr>
          <w:rFonts w:ascii="Times New Roman" w:hAnsi="Times New Roman"/>
          <w:sz w:val="28"/>
          <w:szCs w:val="28"/>
        </w:rPr>
        <w:t>alpha_beta_PVS_search</w:t>
      </w:r>
      <w:r w:rsidRPr="00AB4921">
        <w:rPr>
          <w:rFonts w:ascii="Times New Roman" w:hAnsi="Times New Roman"/>
          <w:sz w:val="28"/>
          <w:szCs w:val="28"/>
        </w:rPr>
        <w:t>、</w:t>
      </w:r>
      <w:r w:rsidRPr="00AB4921">
        <w:rPr>
          <w:rFonts w:ascii="Times New Roman" w:hAnsi="Times New Roman"/>
          <w:sz w:val="28"/>
          <w:szCs w:val="28"/>
        </w:rPr>
        <w:t>quiescence_search</w:t>
      </w:r>
      <w:r w:rsidRPr="00AB4921">
        <w:rPr>
          <w:rFonts w:ascii="Times New Roman" w:hAnsi="Times New Roman"/>
          <w:sz w:val="28"/>
          <w:szCs w:val="28"/>
        </w:rPr>
        <w:t>、</w:t>
      </w:r>
      <w:r w:rsidRPr="00AB4921">
        <w:rPr>
          <w:rFonts w:ascii="Times New Roman" w:hAnsi="Times New Roman"/>
          <w:sz w:val="28"/>
          <w:szCs w:val="28"/>
        </w:rPr>
        <w:t>isQuietMove</w:t>
      </w:r>
      <w:r w:rsidRPr="00AB4921">
        <w:rPr>
          <w:rFonts w:ascii="Times New Roman" w:hAnsi="Times New Roman"/>
          <w:sz w:val="28"/>
          <w:szCs w:val="28"/>
        </w:rPr>
        <w:t>、</w:t>
      </w:r>
      <w:r w:rsidRPr="00AB4921">
        <w:rPr>
          <w:rFonts w:ascii="Times New Roman" w:hAnsi="Times New Roman"/>
          <w:sz w:val="28"/>
          <w:szCs w:val="28"/>
        </w:rPr>
        <w:t xml:space="preserve">killerMoves </w:t>
      </w:r>
      <w:r w:rsidRPr="00AB4921">
        <w:rPr>
          <w:rFonts w:ascii="Times New Roman" w:hAnsi="Times New Roman"/>
          <w:sz w:val="28"/>
          <w:szCs w:val="28"/>
        </w:rPr>
        <w:t>等搜索相关结构和函数。</w:t>
      </w:r>
    </w:p>
    <w:p w14:paraId="0B39DFB2" w14:textId="56E23BF3" w:rsidR="000A35C0" w:rsidRPr="00AB4921" w:rsidRDefault="000A35C0" w:rsidP="000A35C0">
      <w:pPr>
        <w:ind w:firstLine="420"/>
        <w:rPr>
          <w:rFonts w:ascii="Times New Roman" w:hAnsi="Times New Roman"/>
          <w:sz w:val="28"/>
          <w:szCs w:val="28"/>
        </w:rPr>
      </w:pPr>
    </w:p>
    <w:p w14:paraId="596CBE4E" w14:textId="55936BCB" w:rsidR="000A35C0" w:rsidRDefault="000A35C0" w:rsidP="000A35C0">
      <w:pPr>
        <w:ind w:firstLine="420"/>
        <w:rPr>
          <w:rFonts w:ascii="Times New Roman" w:hAnsi="Times New Roman"/>
          <w:sz w:val="28"/>
          <w:szCs w:val="28"/>
        </w:rPr>
      </w:pPr>
      <w:r w:rsidRPr="000A35C0">
        <w:rPr>
          <w:rFonts w:ascii="Times New Roman" w:hAnsi="Times New Roman"/>
          <w:sz w:val="28"/>
          <w:szCs w:val="28"/>
        </w:rPr>
        <w:t>本程序的总体框架可以概括为：先由规则层保证着法合法，再由评价层估计局面优劣，最后由搜索层在候选着法中选择收益最大的方案。开局阶段尽量利用开局库快速落子；中后盘阶段则依赖局面评估函数和多种剪枝优化后的博弈树搜索，在搜索质量与运行时间之间取得平衡。</w:t>
      </w:r>
    </w:p>
    <w:p w14:paraId="7415A778" w14:textId="76A8275A" w:rsidR="00133ECC" w:rsidRDefault="00133ECC" w:rsidP="00133ECC">
      <w:pPr>
        <w:rPr>
          <w:rFonts w:ascii="Times New Roman" w:hAnsi="Times New Roman"/>
          <w:sz w:val="28"/>
          <w:szCs w:val="28"/>
        </w:rPr>
      </w:pPr>
    </w:p>
    <w:p w14:paraId="4C3A52F5" w14:textId="77048367" w:rsidR="00F746E7" w:rsidRDefault="000B440D" w:rsidP="000B440D">
      <w:pPr>
        <w:pStyle w:val="2"/>
      </w:pPr>
      <w:bookmarkStart w:id="5" w:name="_Toc69548507"/>
      <w:r w:rsidRPr="000B440D">
        <w:rPr>
          <w:rFonts w:hint="eastAsia"/>
        </w:rPr>
        <w:t>所用方法</w:t>
      </w:r>
    </w:p>
    <w:p w14:paraId="03321071" w14:textId="5D170643" w:rsidR="006972B7" w:rsidRPr="005D14D4" w:rsidRDefault="006972B7" w:rsidP="006972B7">
      <w:pPr>
        <w:rPr>
          <w:rFonts w:ascii="Times New Roman" w:hAnsi="Times New Roman"/>
          <w:sz w:val="28"/>
          <w:szCs w:val="28"/>
        </w:rPr>
      </w:pPr>
      <w:r w:rsidRPr="005D14D4">
        <w:rPr>
          <w:rFonts w:ascii="Times New Roman" w:hAnsi="Times New Roman" w:hint="eastAsia"/>
          <w:sz w:val="28"/>
          <w:szCs w:val="28"/>
        </w:rPr>
        <w:t>程序总体分为三部分</w:t>
      </w:r>
      <w:r>
        <w:rPr>
          <w:rFonts w:ascii="Times New Roman" w:hAnsi="Times New Roman" w:hint="eastAsia"/>
          <w:sz w:val="28"/>
          <w:szCs w:val="28"/>
        </w:rPr>
        <w:t>(</w:t>
      </w:r>
      <w:r>
        <w:rPr>
          <w:rFonts w:ascii="Times New Roman" w:hAnsi="Times New Roman" w:hint="eastAsia"/>
          <w:sz w:val="28"/>
          <w:szCs w:val="28"/>
        </w:rPr>
        <w:t>第一部分接口与方法由评测程序给出，第二、三部分为主要内容</w:t>
      </w:r>
      <w:r>
        <w:rPr>
          <w:rFonts w:ascii="Times New Roman" w:hAnsi="Times New Roman"/>
          <w:sz w:val="28"/>
          <w:szCs w:val="28"/>
        </w:rPr>
        <w:t>)</w:t>
      </w:r>
      <w:r w:rsidRPr="005D14D4">
        <w:rPr>
          <w:rFonts w:ascii="Times New Roman" w:hAnsi="Times New Roman" w:hint="eastAsia"/>
          <w:sz w:val="28"/>
          <w:szCs w:val="28"/>
        </w:rPr>
        <w:t>：</w:t>
      </w:r>
    </w:p>
    <w:p w14:paraId="32AD62A5" w14:textId="7A3CBA3A" w:rsidR="006972B7" w:rsidRDefault="0049638A" w:rsidP="006972B7">
      <w:pPr>
        <w:rPr>
          <w:rFonts w:ascii="Times New Roman" w:hAnsi="Times New Roman"/>
          <w:sz w:val="28"/>
          <w:szCs w:val="28"/>
        </w:rPr>
      </w:pPr>
      <w:r>
        <w:rPr>
          <w:rFonts w:ascii="Times New Roman" w:hAnsi="Times New Roman" w:hint="eastAsia"/>
          <w:sz w:val="28"/>
          <w:szCs w:val="28"/>
        </w:rPr>
        <w:t>一、</w:t>
      </w:r>
      <w:r w:rsidR="006972B7">
        <w:rPr>
          <w:rFonts w:ascii="Times New Roman" w:hAnsi="Times New Roman" w:hint="eastAsia"/>
          <w:sz w:val="28"/>
          <w:szCs w:val="28"/>
        </w:rPr>
        <w:t>着法生成与合法性检查</w:t>
      </w:r>
      <w:r w:rsidR="00CB4599">
        <w:rPr>
          <w:rFonts w:ascii="Times New Roman" w:hAnsi="Times New Roman" w:hint="eastAsia"/>
          <w:sz w:val="28"/>
          <w:szCs w:val="28"/>
        </w:rPr>
        <w:t>(</w:t>
      </w:r>
      <w:r w:rsidR="00CB4599">
        <w:rPr>
          <w:rFonts w:ascii="Times New Roman" w:hAnsi="Times New Roman" w:hint="eastAsia"/>
          <w:sz w:val="28"/>
          <w:szCs w:val="28"/>
        </w:rPr>
        <w:t>大部分内容由</w:t>
      </w:r>
      <w:r w:rsidR="00CB4599">
        <w:rPr>
          <w:rFonts w:ascii="Times New Roman" w:hAnsi="Times New Roman" w:hint="eastAsia"/>
          <w:sz w:val="28"/>
          <w:szCs w:val="28"/>
        </w:rPr>
        <w:t>Botzone</w:t>
      </w:r>
      <w:r w:rsidR="00CB4599">
        <w:rPr>
          <w:rFonts w:ascii="Times New Roman" w:hAnsi="Times New Roman" w:hint="eastAsia"/>
          <w:sz w:val="28"/>
          <w:szCs w:val="28"/>
        </w:rPr>
        <w:t>示例评测程序给出</w:t>
      </w:r>
      <w:r w:rsidR="00CB4599">
        <w:rPr>
          <w:rFonts w:ascii="Times New Roman" w:hAnsi="Times New Roman"/>
          <w:sz w:val="28"/>
          <w:szCs w:val="28"/>
        </w:rPr>
        <w:t>)</w:t>
      </w:r>
    </w:p>
    <w:p w14:paraId="40AE1222" w14:textId="3B24B0AE" w:rsidR="006972B7" w:rsidRDefault="0049638A" w:rsidP="006972B7">
      <w:pPr>
        <w:rPr>
          <w:rFonts w:ascii="Times New Roman" w:hAnsi="Times New Roman"/>
          <w:sz w:val="28"/>
          <w:szCs w:val="28"/>
        </w:rPr>
      </w:pPr>
      <w:r>
        <w:rPr>
          <w:rFonts w:ascii="Times New Roman" w:hAnsi="Times New Roman" w:hint="eastAsia"/>
          <w:sz w:val="28"/>
          <w:szCs w:val="28"/>
        </w:rPr>
        <w:t>二、</w:t>
      </w:r>
      <w:r w:rsidR="006972B7">
        <w:rPr>
          <w:rFonts w:ascii="Times New Roman" w:hAnsi="Times New Roman" w:hint="eastAsia"/>
          <w:sz w:val="28"/>
          <w:szCs w:val="28"/>
        </w:rPr>
        <w:t>局面与着法评估，其中包含以下部分：</w:t>
      </w:r>
    </w:p>
    <w:p w14:paraId="70FA8A0D" w14:textId="2C30A361"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.1 </w:t>
      </w:r>
      <w:r>
        <w:rPr>
          <w:rFonts w:ascii="Times New Roman" w:hAnsi="Times New Roman" w:hint="eastAsia"/>
          <w:sz w:val="28"/>
          <w:szCs w:val="28"/>
        </w:rPr>
        <w:t>中残局阶段权重计算</w:t>
      </w:r>
    </w:p>
    <w:p w14:paraId="60F89B20" w14:textId="010D97B4" w:rsidR="00C81277" w:rsidRDefault="00C81277" w:rsidP="00C81277">
      <w:pPr>
        <w:ind w:firstLine="420"/>
        <w:rPr>
          <w:rFonts w:ascii="Times New Roman" w:hAnsi="Times New Roman"/>
          <w:sz w:val="28"/>
          <w:szCs w:val="28"/>
        </w:rPr>
      </w:pPr>
      <w:r w:rsidRPr="00C81277">
        <w:rPr>
          <w:rFonts w:ascii="Times New Roman" w:hAnsi="Times New Roman" w:hint="eastAsia"/>
          <w:b/>
          <w:bCs/>
          <w:sz w:val="28"/>
          <w:szCs w:val="28"/>
        </w:rPr>
        <w:t>方法描述：</w:t>
      </w:r>
      <w:r w:rsidRPr="00C81277">
        <w:rPr>
          <w:rFonts w:ascii="Times New Roman" w:hAnsi="Times New Roman" w:hint="eastAsia"/>
          <w:sz w:val="28"/>
          <w:szCs w:val="28"/>
        </w:rPr>
        <w:t>在</w:t>
      </w:r>
      <w:r w:rsidR="00EE1C31">
        <w:rPr>
          <w:rFonts w:ascii="Times New Roman" w:hAnsi="Times New Roman" w:hint="eastAsia"/>
          <w:sz w:val="28"/>
          <w:szCs w:val="28"/>
        </w:rPr>
        <w:t xml:space="preserve"> Eval</w:t>
      </w:r>
      <w:r w:rsidR="00EE1C31">
        <w:rPr>
          <w:rFonts w:ascii="Times New Roman" w:hAnsi="Times New Roman"/>
          <w:sz w:val="28"/>
          <w:szCs w:val="28"/>
        </w:rPr>
        <w:t>Record::getMidgameWeight</w:t>
      </w:r>
      <w:r w:rsidR="00EE1C31">
        <w:rPr>
          <w:rFonts w:ascii="Times New Roman" w:hAnsi="Times New Roman" w:hint="eastAsia"/>
          <w:sz w:val="28"/>
          <w:szCs w:val="28"/>
        </w:rPr>
        <w:t>中遍历当前棋盘，根据棋子类型累计阶段权重。其中车、马、炮等大子较其它普通棋子对中局贡献更高，普通棋子贡献较低；并通过二次插值将局面映射到</w:t>
      </w:r>
      <w:r w:rsidR="00EE1C31">
        <w:rPr>
          <w:rFonts w:ascii="Times New Roman" w:hAnsi="Times New Roman"/>
          <w:sz w:val="28"/>
          <w:szCs w:val="28"/>
        </w:rPr>
        <w:t>0</w:t>
      </w:r>
      <w:r w:rsidR="00EE1C31">
        <w:rPr>
          <w:rFonts w:ascii="Times New Roman" w:hAnsi="Times New Roman" w:hint="eastAsia"/>
          <w:sz w:val="28"/>
          <w:szCs w:val="28"/>
        </w:rPr>
        <w:t>到</w:t>
      </w:r>
      <w:r w:rsidR="00EE1C31">
        <w:rPr>
          <w:rFonts w:ascii="Times New Roman" w:hAnsi="Times New Roman" w:hint="eastAsia"/>
          <w:sz w:val="28"/>
          <w:szCs w:val="28"/>
        </w:rPr>
        <w:t>Total</w:t>
      </w:r>
      <w:r w:rsidR="00EE1C31">
        <w:rPr>
          <w:rFonts w:ascii="Times New Roman" w:hAnsi="Times New Roman"/>
          <w:sz w:val="28"/>
          <w:szCs w:val="28"/>
        </w:rPr>
        <w:t>_state</w:t>
      </w:r>
      <w:r w:rsidR="00EE1C31">
        <w:rPr>
          <w:rFonts w:ascii="Times New Roman" w:hAnsi="Times New Roman" w:hint="eastAsia"/>
          <w:sz w:val="28"/>
          <w:szCs w:val="28"/>
        </w:rPr>
        <w:t>之间的中局权重，被</w:t>
      </w:r>
      <w:r w:rsidR="00EE1C31">
        <w:rPr>
          <w:rFonts w:ascii="Times New Roman" w:hAnsi="Times New Roman" w:hint="eastAsia"/>
          <w:sz w:val="28"/>
          <w:szCs w:val="28"/>
        </w:rPr>
        <w:t>c</w:t>
      </w:r>
      <w:r w:rsidR="00EE1C31">
        <w:rPr>
          <w:rFonts w:ascii="Times New Roman" w:hAnsi="Times New Roman"/>
          <w:sz w:val="28"/>
          <w:szCs w:val="28"/>
        </w:rPr>
        <w:t>alstateicstate</w:t>
      </w:r>
      <w:r w:rsidR="00EE1C31">
        <w:rPr>
          <w:rFonts w:ascii="Times New Roman" w:hAnsi="Times New Roman" w:hint="eastAsia"/>
          <w:sz w:val="28"/>
          <w:szCs w:val="28"/>
        </w:rPr>
        <w:t>调用用于过渡计算静态位置得分。</w:t>
      </w:r>
    </w:p>
    <w:p w14:paraId="01819821" w14:textId="6D9C91DD" w:rsidR="00E53A76" w:rsidRDefault="00E53A76" w:rsidP="00C81277">
      <w:pPr>
        <w:ind w:firstLine="420"/>
        <w:rPr>
          <w:rFonts w:ascii="Times New Roman" w:hAnsi="Times New Roman"/>
          <w:sz w:val="28"/>
          <w:szCs w:val="28"/>
        </w:rPr>
      </w:pPr>
    </w:p>
    <w:p w14:paraId="2A94CBDD" w14:textId="77777777" w:rsidR="00E53A76" w:rsidRPr="00C81277" w:rsidRDefault="00E53A76" w:rsidP="00C81277">
      <w:pPr>
        <w:ind w:firstLine="420"/>
        <w:rPr>
          <w:rFonts w:ascii="Times New Roman" w:hAnsi="Times New Roman"/>
          <w:b/>
          <w:bCs/>
          <w:sz w:val="28"/>
          <w:szCs w:val="28"/>
        </w:rPr>
      </w:pPr>
    </w:p>
    <w:p w14:paraId="06052942" w14:textId="30D3C2C9" w:rsidR="00C81277" w:rsidRDefault="006972B7" w:rsidP="00EE1C31">
      <w:pPr>
        <w:rPr>
          <w:rFonts w:ascii="Times New Roman" w:hAnsi="Times New Roman"/>
          <w:sz w:val="28"/>
          <w:szCs w:val="28"/>
        </w:rPr>
      </w:pPr>
      <w:r>
        <w:rPr>
          <w:rFonts w:ascii="Times New Roman" w:hAnsi="Times New Roman" w:hint="eastAsia"/>
          <w:sz w:val="28"/>
          <w:szCs w:val="28"/>
        </w:rPr>
        <w:lastRenderedPageBreak/>
        <w:t>2</w:t>
      </w:r>
      <w:r>
        <w:rPr>
          <w:rFonts w:ascii="Times New Roman" w:hAnsi="Times New Roman"/>
          <w:sz w:val="28"/>
          <w:szCs w:val="28"/>
        </w:rPr>
        <w:t xml:space="preserve">.2 </w:t>
      </w:r>
      <w:r>
        <w:rPr>
          <w:rFonts w:ascii="Times New Roman" w:hAnsi="Times New Roman" w:hint="eastAsia"/>
          <w:sz w:val="28"/>
          <w:szCs w:val="28"/>
        </w:rPr>
        <w:t>棋子位置价值表</w:t>
      </w:r>
      <w:r>
        <w:rPr>
          <w:rFonts w:ascii="Times New Roman" w:hAnsi="Times New Roman" w:hint="eastAsia"/>
          <w:sz w:val="28"/>
          <w:szCs w:val="28"/>
        </w:rPr>
        <w:t>/</w:t>
      </w:r>
      <w:r>
        <w:rPr>
          <w:rFonts w:ascii="Times New Roman" w:hAnsi="Times New Roman" w:hint="eastAsia"/>
          <w:sz w:val="28"/>
          <w:szCs w:val="28"/>
        </w:rPr>
        <w:t>静态局面评估</w:t>
      </w:r>
    </w:p>
    <w:p w14:paraId="46E45A95" w14:textId="716A2F5D" w:rsidR="00EE1C31" w:rsidRPr="00EE1C31" w:rsidRDefault="00EE1C31" w:rsidP="00EE1C31">
      <w:pPr>
        <w:ind w:firstLine="420"/>
        <w:rPr>
          <w:rFonts w:ascii="Times New Roman" w:hAnsi="Times New Roman"/>
          <w:b/>
          <w:bCs/>
          <w:sz w:val="28"/>
          <w:szCs w:val="28"/>
        </w:rPr>
      </w:pPr>
      <w:r w:rsidRPr="00C81277">
        <w:rPr>
          <w:rFonts w:ascii="Times New Roman" w:hAnsi="Times New Roman" w:hint="eastAsia"/>
          <w:b/>
          <w:bCs/>
          <w:sz w:val="28"/>
          <w:szCs w:val="28"/>
        </w:rPr>
        <w:t>方法描述：</w:t>
      </w:r>
      <w:r w:rsidRPr="00C81277">
        <w:rPr>
          <w:rFonts w:ascii="Times New Roman" w:hAnsi="Times New Roman" w:hint="eastAsia"/>
          <w:sz w:val="28"/>
          <w:szCs w:val="28"/>
        </w:rPr>
        <w:t>在</w:t>
      </w:r>
      <w:r>
        <w:rPr>
          <w:rFonts w:ascii="Times New Roman" w:hAnsi="Times New Roman"/>
          <w:sz w:val="28"/>
          <w:szCs w:val="28"/>
        </w:rPr>
        <w:t>namespace Evalpara</w:t>
      </w:r>
      <w:r>
        <w:rPr>
          <w:rFonts w:ascii="Times New Roman" w:hAnsi="Times New Roman" w:hint="eastAsia"/>
          <w:sz w:val="28"/>
          <w:szCs w:val="28"/>
        </w:rPr>
        <w:t>中定义各类棋子的基础存活价值</w:t>
      </w:r>
      <w:r>
        <w:rPr>
          <w:rFonts w:ascii="Times New Roman" w:hAnsi="Times New Roman" w:hint="eastAsia"/>
          <w:sz w:val="28"/>
          <w:szCs w:val="28"/>
        </w:rPr>
        <w:t>LiveValue</w:t>
      </w:r>
      <w:r>
        <w:rPr>
          <w:rFonts w:ascii="Times New Roman" w:hAnsi="Times New Roman" w:hint="eastAsia"/>
          <w:sz w:val="28"/>
          <w:szCs w:val="28"/>
        </w:rPr>
        <w:t>、将帅安全表</w:t>
      </w:r>
      <w:r>
        <w:rPr>
          <w:rFonts w:ascii="Times New Roman" w:hAnsi="Times New Roman" w:hint="eastAsia"/>
          <w:sz w:val="28"/>
          <w:szCs w:val="28"/>
        </w:rPr>
        <w:t>King</w:t>
      </w:r>
      <w:r>
        <w:rPr>
          <w:rFonts w:ascii="Times New Roman" w:hAnsi="Times New Roman"/>
          <w:sz w:val="28"/>
          <w:szCs w:val="28"/>
        </w:rPr>
        <w:t>SafeTable</w:t>
      </w:r>
      <w:r>
        <w:rPr>
          <w:rFonts w:ascii="Times New Roman" w:hAnsi="Times New Roman" w:hint="eastAsia"/>
          <w:sz w:val="28"/>
          <w:szCs w:val="28"/>
        </w:rPr>
        <w:t>、士位置表</w:t>
      </w:r>
      <w:r>
        <w:rPr>
          <w:rFonts w:ascii="Times New Roman" w:hAnsi="Times New Roman" w:hint="eastAsia"/>
          <w:sz w:val="28"/>
          <w:szCs w:val="28"/>
        </w:rPr>
        <w:t>AdvisorPTable</w:t>
      </w:r>
      <w:r>
        <w:rPr>
          <w:rFonts w:ascii="Times New Roman" w:hAnsi="Times New Roman" w:hint="eastAsia"/>
          <w:sz w:val="28"/>
          <w:szCs w:val="28"/>
        </w:rPr>
        <w:t>、相位置表</w:t>
      </w:r>
      <w:r>
        <w:rPr>
          <w:rFonts w:ascii="Times New Roman" w:hAnsi="Times New Roman" w:hint="eastAsia"/>
          <w:sz w:val="28"/>
          <w:szCs w:val="28"/>
        </w:rPr>
        <w:t>B</w:t>
      </w:r>
      <w:r>
        <w:rPr>
          <w:rFonts w:ascii="Times New Roman" w:hAnsi="Times New Roman"/>
          <w:sz w:val="28"/>
          <w:szCs w:val="28"/>
        </w:rPr>
        <w:t>ishopPTable</w:t>
      </w:r>
      <w:r>
        <w:rPr>
          <w:rFonts w:ascii="Times New Roman" w:hAnsi="Times New Roman" w:hint="eastAsia"/>
          <w:sz w:val="28"/>
          <w:szCs w:val="28"/>
        </w:rPr>
        <w:t>、兵卒中</w:t>
      </w:r>
      <w:r>
        <w:rPr>
          <w:rFonts w:ascii="Times New Roman" w:hAnsi="Times New Roman" w:hint="eastAsia"/>
          <w:sz w:val="28"/>
          <w:szCs w:val="28"/>
        </w:rPr>
        <w:t>/</w:t>
      </w:r>
      <w:r>
        <w:rPr>
          <w:rFonts w:ascii="Times New Roman" w:hAnsi="Times New Roman" w:hint="eastAsia"/>
          <w:sz w:val="28"/>
          <w:szCs w:val="28"/>
        </w:rPr>
        <w:t>残局位置表</w:t>
      </w:r>
      <w:r>
        <w:rPr>
          <w:rFonts w:ascii="Times New Roman" w:hAnsi="Times New Roman" w:hint="eastAsia"/>
          <w:sz w:val="28"/>
          <w:szCs w:val="28"/>
        </w:rPr>
        <w:t>PawnMidPtable</w:t>
      </w:r>
      <w:r>
        <w:rPr>
          <w:rFonts w:ascii="Times New Roman" w:hAnsi="Times New Roman"/>
          <w:sz w:val="28"/>
          <w:szCs w:val="28"/>
        </w:rPr>
        <w:t>/</w:t>
      </w:r>
      <w:r>
        <w:rPr>
          <w:rFonts w:ascii="Times New Roman" w:hAnsi="Times New Roman" w:hint="eastAsia"/>
          <w:sz w:val="28"/>
          <w:szCs w:val="28"/>
        </w:rPr>
        <w:t>PawnEndPTable</w:t>
      </w:r>
      <w:r>
        <w:rPr>
          <w:rFonts w:ascii="Times New Roman" w:hAnsi="Times New Roman" w:hint="eastAsia"/>
          <w:sz w:val="28"/>
          <w:szCs w:val="28"/>
        </w:rPr>
        <w:t>。通过</w:t>
      </w:r>
      <w:r>
        <w:rPr>
          <w:rFonts w:ascii="Times New Roman" w:hAnsi="Times New Roman"/>
          <w:sz w:val="28"/>
          <w:szCs w:val="28"/>
        </w:rPr>
        <w:t>Eval</w:t>
      </w:r>
      <w:r>
        <w:rPr>
          <w:rFonts w:ascii="Times New Roman" w:hAnsi="Times New Roman" w:hint="eastAsia"/>
          <w:sz w:val="28"/>
          <w:szCs w:val="28"/>
        </w:rPr>
        <w:t>Re</w:t>
      </w:r>
      <w:r>
        <w:rPr>
          <w:rFonts w:ascii="Times New Roman" w:hAnsi="Times New Roman"/>
          <w:sz w:val="28"/>
          <w:szCs w:val="28"/>
        </w:rPr>
        <w:t>cord::calstaticstate</w:t>
      </w:r>
      <w:r>
        <w:rPr>
          <w:rFonts w:ascii="Times New Roman" w:hAnsi="Times New Roman" w:hint="eastAsia"/>
          <w:sz w:val="28"/>
          <w:szCs w:val="28"/>
        </w:rPr>
        <w:t>遍历棋盘，并调用</w:t>
      </w:r>
      <w:r>
        <w:rPr>
          <w:rFonts w:ascii="Times New Roman" w:hAnsi="Times New Roman" w:hint="eastAsia"/>
          <w:sz w:val="28"/>
          <w:szCs w:val="28"/>
        </w:rPr>
        <w:t>s</w:t>
      </w:r>
      <w:r>
        <w:rPr>
          <w:rFonts w:ascii="Times New Roman" w:hAnsi="Times New Roman"/>
          <w:sz w:val="28"/>
          <w:szCs w:val="28"/>
        </w:rPr>
        <w:t>taticPieceValue</w:t>
      </w:r>
      <w:r>
        <w:rPr>
          <w:rFonts w:ascii="Times New Roman" w:hAnsi="Times New Roman" w:hint="eastAsia"/>
          <w:sz w:val="28"/>
          <w:szCs w:val="28"/>
        </w:rPr>
        <w:t>计算基础子力价值</w:t>
      </w:r>
      <w:r>
        <w:rPr>
          <w:rFonts w:ascii="Times New Roman" w:hAnsi="Times New Roman" w:hint="eastAsia"/>
          <w:sz w:val="28"/>
          <w:szCs w:val="28"/>
        </w:rPr>
        <w:t>+</w:t>
      </w:r>
      <w:r>
        <w:rPr>
          <w:rFonts w:ascii="Times New Roman" w:hAnsi="Times New Roman" w:hint="eastAsia"/>
          <w:sz w:val="28"/>
          <w:szCs w:val="28"/>
        </w:rPr>
        <w:t>位置修正值，按照己方加分、敌方减分的方式得到静态局面评分</w:t>
      </w:r>
      <w:r>
        <w:rPr>
          <w:rFonts w:ascii="Times New Roman" w:hAnsi="Times New Roman" w:hint="eastAsia"/>
          <w:sz w:val="28"/>
          <w:szCs w:val="28"/>
        </w:rPr>
        <w:t xml:space="preserve"> </w:t>
      </w:r>
    </w:p>
    <w:p w14:paraId="46A1C232" w14:textId="11A7F97A"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.3 </w:t>
      </w:r>
      <w:r>
        <w:rPr>
          <w:rFonts w:ascii="Times New Roman" w:hAnsi="Times New Roman" w:hint="eastAsia"/>
          <w:sz w:val="28"/>
          <w:szCs w:val="28"/>
        </w:rPr>
        <w:t>棋盘控制力统计</w:t>
      </w:r>
      <w:r>
        <w:rPr>
          <w:rFonts w:ascii="Times New Roman" w:hAnsi="Times New Roman" w:hint="eastAsia"/>
          <w:sz w:val="28"/>
          <w:szCs w:val="28"/>
        </w:rPr>
        <w:t>/</w:t>
      </w:r>
      <w:r>
        <w:rPr>
          <w:rFonts w:ascii="Times New Roman" w:hAnsi="Times New Roman" w:hint="eastAsia"/>
          <w:sz w:val="28"/>
          <w:szCs w:val="28"/>
        </w:rPr>
        <w:t>动态局面评估</w:t>
      </w:r>
    </w:p>
    <w:p w14:paraId="28D9B453" w14:textId="295DAB70" w:rsidR="00875EFC" w:rsidRPr="00EE1C31" w:rsidRDefault="00EE1C31" w:rsidP="00E53A76">
      <w:pPr>
        <w:widowControl/>
        <w:spacing w:before="100" w:beforeAutospacing="1" w:after="100" w:afterAutospacing="1"/>
        <w:ind w:firstLineChars="200" w:firstLine="562"/>
        <w:jc w:val="left"/>
        <w:rPr>
          <w:rFonts w:ascii="Times New Roman" w:hAnsi="Times New Roman"/>
          <w:sz w:val="28"/>
          <w:szCs w:val="28"/>
        </w:rPr>
      </w:pPr>
      <w:r w:rsidRPr="00EE1C31">
        <w:rPr>
          <w:rFonts w:ascii="Times New Roman" w:hAnsi="Times New Roman"/>
          <w:b/>
          <w:bCs/>
          <w:sz w:val="28"/>
          <w:szCs w:val="28"/>
        </w:rPr>
        <w:t>方法描述：</w:t>
      </w:r>
      <w:r w:rsidRPr="00EE1C31">
        <w:rPr>
          <w:rFonts w:ascii="Times New Roman" w:hAnsi="Times New Roman"/>
          <w:sz w:val="28"/>
          <w:szCs w:val="28"/>
        </w:rPr>
        <w:t>在</w:t>
      </w:r>
      <w:r w:rsidRPr="00EE1C31">
        <w:rPr>
          <w:rFonts w:ascii="Times New Roman" w:hAnsi="Times New Roman"/>
          <w:sz w:val="28"/>
          <w:szCs w:val="28"/>
        </w:rPr>
        <w:t xml:space="preserve"> EvalRecord::getGridcontrol </w:t>
      </w:r>
      <w:r w:rsidRPr="00EE1C31">
        <w:rPr>
          <w:rFonts w:ascii="Times New Roman" w:hAnsi="Times New Roman"/>
          <w:sz w:val="28"/>
          <w:szCs w:val="28"/>
        </w:rPr>
        <w:t>中遍历棋盘所有棋子，并按照象棋规则统计红黑双方对</w:t>
      </w:r>
      <w:r w:rsidRPr="00EE1C31">
        <w:rPr>
          <w:rFonts w:ascii="Times New Roman" w:hAnsi="Times New Roman"/>
          <w:sz w:val="28"/>
          <w:szCs w:val="28"/>
        </w:rPr>
        <w:t xml:space="preserve"> 90 </w:t>
      </w:r>
      <w:r w:rsidRPr="00EE1C31">
        <w:rPr>
          <w:rFonts w:ascii="Times New Roman" w:hAnsi="Times New Roman"/>
          <w:sz w:val="28"/>
          <w:szCs w:val="28"/>
        </w:rPr>
        <w:t>个格点的控制次数，存入</w:t>
      </w:r>
      <w:r w:rsidRPr="00EE1C31">
        <w:rPr>
          <w:rFonts w:ascii="Times New Roman" w:hAnsi="Times New Roman"/>
          <w:sz w:val="28"/>
          <w:szCs w:val="28"/>
        </w:rPr>
        <w:t xml:space="preserve"> GridControl </w:t>
      </w:r>
      <w:r w:rsidRPr="00EE1C31">
        <w:rPr>
          <w:rFonts w:ascii="Times New Roman" w:hAnsi="Times New Roman"/>
          <w:sz w:val="28"/>
          <w:szCs w:val="28"/>
        </w:rPr>
        <w:t>数组。</w:t>
      </w:r>
      <w:r w:rsidRPr="00EE1C31">
        <w:rPr>
          <w:rFonts w:ascii="Times New Roman" w:hAnsi="Times New Roman"/>
          <w:sz w:val="28"/>
          <w:szCs w:val="28"/>
        </w:rPr>
        <w:t xml:space="preserve">EvalRecord::caldynamicstate </w:t>
      </w:r>
      <w:r w:rsidRPr="00EE1C31">
        <w:rPr>
          <w:rFonts w:ascii="Times New Roman" w:hAnsi="Times New Roman"/>
          <w:sz w:val="28"/>
          <w:szCs w:val="28"/>
        </w:rPr>
        <w:t>再根据控制点位于敌方九宫、敌方半场、己方九宫或己方半场的不同位置赋予不同权重，同时结合进攻对方有子点、保护己方有子点、无根子惩罚等因素，计算双方控制力差值作为动态局面评分。</w:t>
      </w:r>
    </w:p>
    <w:p w14:paraId="46A3C5F1" w14:textId="42E789F3"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.4 </w:t>
      </w:r>
      <w:r>
        <w:rPr>
          <w:rFonts w:ascii="Times New Roman" w:hAnsi="Times New Roman" w:hint="eastAsia"/>
          <w:sz w:val="28"/>
          <w:szCs w:val="28"/>
        </w:rPr>
        <w:t>攻击机会、受威胁状态、重要棋子威胁检测</w:t>
      </w:r>
    </w:p>
    <w:p w14:paraId="47A41927" w14:textId="77777777" w:rsidR="00875EFC" w:rsidRDefault="00875EFC" w:rsidP="006972B7">
      <w:pPr>
        <w:rPr>
          <w:rFonts w:ascii="Times New Roman" w:hAnsi="Times New Roman"/>
          <w:sz w:val="28"/>
          <w:szCs w:val="28"/>
        </w:rPr>
      </w:pPr>
    </w:p>
    <w:p w14:paraId="7D7B3D6E" w14:textId="0986AC7A" w:rsidR="00875EFC" w:rsidRPr="00E53A76" w:rsidRDefault="00DE2E9B" w:rsidP="00E53A76">
      <w:pPr>
        <w:ind w:firstLine="420"/>
        <w:rPr>
          <w:rFonts w:ascii="Times New Roman" w:hAnsi="Times New Roman"/>
          <w:sz w:val="28"/>
          <w:szCs w:val="28"/>
        </w:rPr>
      </w:pPr>
      <w:r w:rsidRPr="00DE2E9B">
        <w:rPr>
          <w:rFonts w:ascii="Times New Roman" w:hAnsi="Times New Roman" w:hint="eastAsia"/>
          <w:b/>
          <w:bCs/>
          <w:sz w:val="28"/>
          <w:szCs w:val="28"/>
        </w:rPr>
        <w:t>方法描述</w:t>
      </w:r>
      <w:r>
        <w:rPr>
          <w:rFonts w:ascii="Times New Roman" w:hAnsi="Times New Roman" w:hint="eastAsia"/>
          <w:b/>
          <w:bCs/>
          <w:sz w:val="28"/>
          <w:szCs w:val="28"/>
        </w:rPr>
        <w:t>：</w:t>
      </w:r>
      <w:r w:rsidRPr="00DE2E9B">
        <w:rPr>
          <w:rFonts w:ascii="Times New Roman" w:hAnsi="Times New Roman"/>
          <w:sz w:val="28"/>
          <w:szCs w:val="28"/>
        </w:rPr>
        <w:t>在</w:t>
      </w:r>
      <w:r w:rsidRPr="00DE2E9B">
        <w:rPr>
          <w:rFonts w:ascii="Times New Roman" w:hAnsi="Times New Roman"/>
          <w:sz w:val="28"/>
          <w:szCs w:val="28"/>
        </w:rPr>
        <w:t xml:space="preserve"> EvalRecord::getGridcontrol </w:t>
      </w:r>
      <w:r w:rsidRPr="00DE2E9B">
        <w:rPr>
          <w:rFonts w:ascii="Times New Roman" w:hAnsi="Times New Roman"/>
          <w:sz w:val="28"/>
          <w:szCs w:val="28"/>
        </w:rPr>
        <w:t>中统计全局格点控制权，并填充</w:t>
      </w:r>
      <w:r w:rsidRPr="00DE2E9B">
        <w:rPr>
          <w:rFonts w:ascii="Times New Roman" w:hAnsi="Times New Roman"/>
          <w:sz w:val="28"/>
          <w:szCs w:val="28"/>
        </w:rPr>
        <w:t xml:space="preserve"> havecontrol </w:t>
      </w:r>
      <w:r w:rsidRPr="00DE2E9B">
        <w:rPr>
          <w:rFonts w:ascii="Times New Roman" w:hAnsi="Times New Roman"/>
          <w:sz w:val="28"/>
          <w:szCs w:val="28"/>
        </w:rPr>
        <w:t>数组。在搜索逻辑中，</w:t>
      </w:r>
      <w:r w:rsidRPr="00DE2E9B">
        <w:rPr>
          <w:rFonts w:ascii="Times New Roman" w:hAnsi="Times New Roman"/>
          <w:sz w:val="28"/>
          <w:szCs w:val="28"/>
        </w:rPr>
        <w:t xml:space="preserve">havethreat_of_valuestone </w:t>
      </w:r>
      <w:r w:rsidRPr="00DE2E9B">
        <w:rPr>
          <w:rFonts w:ascii="Times New Roman" w:hAnsi="Times New Roman"/>
          <w:sz w:val="28"/>
          <w:szCs w:val="28"/>
        </w:rPr>
        <w:t>函数专门用于检测重要棋子是否受攻，其结果直接影响</w:t>
      </w:r>
      <w:r w:rsidRPr="00DE2E9B">
        <w:rPr>
          <w:rFonts w:ascii="Times New Roman" w:hAnsi="Times New Roman"/>
          <w:sz w:val="28"/>
          <w:szCs w:val="28"/>
        </w:rPr>
        <w:t xml:space="preserve"> isQuietMove </w:t>
      </w:r>
      <w:r w:rsidRPr="00DE2E9B">
        <w:rPr>
          <w:rFonts w:ascii="Times New Roman" w:hAnsi="Times New Roman"/>
          <w:sz w:val="28"/>
          <w:szCs w:val="28"/>
        </w:rPr>
        <w:t>的判定（判定该步是否为</w:t>
      </w:r>
      <w:r w:rsidRPr="00DE2E9B">
        <w:rPr>
          <w:rFonts w:ascii="Times New Roman" w:hAnsi="Times New Roman"/>
          <w:sz w:val="28"/>
          <w:szCs w:val="28"/>
        </w:rPr>
        <w:t>“</w:t>
      </w:r>
      <w:r w:rsidRPr="00DE2E9B">
        <w:rPr>
          <w:rFonts w:ascii="Times New Roman" w:hAnsi="Times New Roman"/>
          <w:sz w:val="28"/>
          <w:szCs w:val="28"/>
        </w:rPr>
        <w:t>安静着法</w:t>
      </w:r>
      <w:r w:rsidRPr="00DE2E9B">
        <w:rPr>
          <w:rFonts w:ascii="Times New Roman" w:hAnsi="Times New Roman"/>
          <w:sz w:val="28"/>
          <w:szCs w:val="28"/>
        </w:rPr>
        <w:t>”</w:t>
      </w:r>
      <w:r w:rsidRPr="00DE2E9B">
        <w:rPr>
          <w:rFonts w:ascii="Times New Roman" w:hAnsi="Times New Roman"/>
          <w:sz w:val="28"/>
          <w:szCs w:val="28"/>
        </w:rPr>
        <w:t>），进而指导</w:t>
      </w:r>
      <w:r w:rsidRPr="00DE2E9B">
        <w:rPr>
          <w:rFonts w:ascii="Times New Roman" w:hAnsi="Times New Roman"/>
          <w:sz w:val="28"/>
          <w:szCs w:val="28"/>
        </w:rPr>
        <w:t xml:space="preserve"> LMR </w:t>
      </w:r>
      <w:r w:rsidRPr="00DE2E9B">
        <w:rPr>
          <w:rFonts w:ascii="Times New Roman" w:hAnsi="Times New Roman"/>
          <w:sz w:val="28"/>
          <w:szCs w:val="28"/>
        </w:rPr>
        <w:t>裁剪和空步裁剪的执行。</w:t>
      </w:r>
    </w:p>
    <w:p w14:paraId="13ED76DC" w14:textId="7BF093C7" w:rsidR="006972B7" w:rsidRDefault="006972B7" w:rsidP="006972B7">
      <w:pPr>
        <w:rPr>
          <w:rFonts w:ascii="Times New Roman" w:hAnsi="Times New Roman"/>
          <w:sz w:val="28"/>
          <w:szCs w:val="28"/>
        </w:rPr>
      </w:pPr>
      <w:r>
        <w:rPr>
          <w:rFonts w:ascii="Times New Roman" w:hAnsi="Times New Roman"/>
          <w:sz w:val="28"/>
          <w:szCs w:val="28"/>
        </w:rPr>
        <w:lastRenderedPageBreak/>
        <w:t xml:space="preserve">2.5 </w:t>
      </w:r>
      <w:r>
        <w:rPr>
          <w:rFonts w:ascii="Times New Roman" w:hAnsi="Times New Roman" w:hint="eastAsia"/>
          <w:sz w:val="28"/>
          <w:szCs w:val="28"/>
        </w:rPr>
        <w:t>MV</w:t>
      </w:r>
      <w:r>
        <w:rPr>
          <w:rFonts w:ascii="Times New Roman" w:hAnsi="Times New Roman"/>
          <w:sz w:val="28"/>
          <w:szCs w:val="28"/>
        </w:rPr>
        <w:t>V/</w:t>
      </w:r>
      <w:r>
        <w:rPr>
          <w:rFonts w:ascii="Times New Roman" w:hAnsi="Times New Roman" w:hint="eastAsia"/>
          <w:sz w:val="28"/>
          <w:szCs w:val="28"/>
        </w:rPr>
        <w:t>LVA</w:t>
      </w:r>
      <w:r>
        <w:rPr>
          <w:rFonts w:ascii="Times New Roman" w:hAnsi="Times New Roman"/>
          <w:sz w:val="28"/>
          <w:szCs w:val="28"/>
        </w:rPr>
        <w:t xml:space="preserve"> (</w:t>
      </w:r>
      <w:r>
        <w:rPr>
          <w:rFonts w:ascii="Times New Roman" w:hAnsi="Times New Roman" w:hint="eastAsia"/>
          <w:sz w:val="28"/>
          <w:szCs w:val="28"/>
        </w:rPr>
        <w:t>最大价值受害者</w:t>
      </w:r>
      <w:r>
        <w:rPr>
          <w:rFonts w:ascii="Times New Roman" w:hAnsi="Times New Roman" w:hint="eastAsia"/>
          <w:sz w:val="28"/>
          <w:szCs w:val="28"/>
        </w:rPr>
        <w:t>/</w:t>
      </w:r>
      <w:r>
        <w:rPr>
          <w:rFonts w:ascii="Times New Roman" w:hAnsi="Times New Roman" w:hint="eastAsia"/>
          <w:sz w:val="28"/>
          <w:szCs w:val="28"/>
        </w:rPr>
        <w:t>最小价值攻击者</w:t>
      </w:r>
      <w:r>
        <w:rPr>
          <w:rFonts w:ascii="Times New Roman" w:hAnsi="Times New Roman"/>
          <w:sz w:val="28"/>
          <w:szCs w:val="28"/>
        </w:rPr>
        <w:t>)</w:t>
      </w:r>
      <w:r>
        <w:rPr>
          <w:rFonts w:ascii="Times New Roman" w:hAnsi="Times New Roman" w:hint="eastAsia"/>
          <w:sz w:val="28"/>
          <w:szCs w:val="28"/>
        </w:rPr>
        <w:t>评价</w:t>
      </w:r>
    </w:p>
    <w:p w14:paraId="57622C02" w14:textId="77777777" w:rsidR="00875EFC" w:rsidRDefault="00875EFC" w:rsidP="006972B7">
      <w:pPr>
        <w:rPr>
          <w:rFonts w:ascii="Times New Roman" w:hAnsi="Times New Roman"/>
          <w:sz w:val="28"/>
          <w:szCs w:val="28"/>
        </w:rPr>
      </w:pPr>
    </w:p>
    <w:p w14:paraId="19A1BB7C" w14:textId="76B2BE80" w:rsidR="00C56422" w:rsidRDefault="00C56422" w:rsidP="00DE2E9B">
      <w:pPr>
        <w:rPr>
          <w:rFonts w:ascii="Times New Roman" w:hAnsi="Times New Roman"/>
          <w:sz w:val="28"/>
          <w:szCs w:val="28"/>
        </w:rPr>
      </w:pPr>
      <w:r>
        <w:rPr>
          <w:rFonts w:ascii="Times New Roman" w:hAnsi="Times New Roman"/>
          <w:sz w:val="28"/>
          <w:szCs w:val="28"/>
        </w:rPr>
        <w:tab/>
      </w:r>
      <w:r w:rsidRPr="00C56422">
        <w:rPr>
          <w:b/>
          <w:bCs/>
          <w:sz w:val="28"/>
          <w:szCs w:val="28"/>
        </w:rPr>
        <w:t>方法描述：</w:t>
      </w:r>
      <w:r w:rsidRPr="00C56422">
        <w:rPr>
          <w:rFonts w:ascii="Times New Roman" w:hAnsi="Times New Roman"/>
          <w:sz w:val="28"/>
          <w:szCs w:val="28"/>
        </w:rPr>
        <w:t xml:space="preserve"> </w:t>
      </w:r>
      <w:r w:rsidR="007B288E" w:rsidRPr="007B288E">
        <w:rPr>
          <w:rFonts w:ascii="Times New Roman" w:hAnsi="Times New Roman"/>
          <w:sz w:val="28"/>
          <w:szCs w:val="28"/>
        </w:rPr>
        <w:t>在</w:t>
      </w:r>
      <w:r w:rsidR="007B288E" w:rsidRPr="007B288E">
        <w:rPr>
          <w:rFonts w:ascii="Times New Roman" w:hAnsi="Times New Roman"/>
          <w:sz w:val="28"/>
          <w:szCs w:val="28"/>
        </w:rPr>
        <w:t xml:space="preserve"> Tuning::getMVVLVAScore </w:t>
      </w:r>
      <w:r w:rsidR="007B288E" w:rsidRPr="007B288E">
        <w:rPr>
          <w:rFonts w:ascii="Times New Roman" w:hAnsi="Times New Roman"/>
          <w:sz w:val="28"/>
          <w:szCs w:val="28"/>
        </w:rPr>
        <w:t>中针对象棋搜索树中的吃子着法进行优先级评估，主要计算</w:t>
      </w:r>
      <w:r w:rsidR="007B288E" w:rsidRPr="007B288E">
        <w:rPr>
          <w:rFonts w:ascii="Times New Roman" w:hAnsi="Times New Roman"/>
          <w:sz w:val="28"/>
          <w:szCs w:val="28"/>
        </w:rPr>
        <w:t>“</w:t>
      </w:r>
      <w:r w:rsidR="007B288E" w:rsidRPr="007B288E">
        <w:rPr>
          <w:rFonts w:ascii="Times New Roman" w:hAnsi="Times New Roman"/>
          <w:sz w:val="28"/>
          <w:szCs w:val="28"/>
        </w:rPr>
        <w:t>最有价值受害者（</w:t>
      </w:r>
      <w:r w:rsidR="007B288E" w:rsidRPr="007B288E">
        <w:rPr>
          <w:rFonts w:ascii="Times New Roman" w:hAnsi="Times New Roman"/>
          <w:sz w:val="28"/>
          <w:szCs w:val="28"/>
        </w:rPr>
        <w:t>MVV</w:t>
      </w:r>
      <w:r w:rsidR="007B288E" w:rsidRPr="007B288E">
        <w:rPr>
          <w:rFonts w:ascii="Times New Roman" w:hAnsi="Times New Roman"/>
          <w:sz w:val="28"/>
          <w:szCs w:val="28"/>
        </w:rPr>
        <w:t>）</w:t>
      </w:r>
      <w:r w:rsidR="007B288E" w:rsidRPr="007B288E">
        <w:rPr>
          <w:rFonts w:ascii="Times New Roman" w:hAnsi="Times New Roman"/>
          <w:sz w:val="28"/>
          <w:szCs w:val="28"/>
        </w:rPr>
        <w:t>”</w:t>
      </w:r>
      <w:r w:rsidR="007B288E" w:rsidRPr="007B288E">
        <w:rPr>
          <w:rFonts w:ascii="Times New Roman" w:hAnsi="Times New Roman"/>
          <w:sz w:val="28"/>
          <w:szCs w:val="28"/>
        </w:rPr>
        <w:t>与</w:t>
      </w:r>
      <w:r w:rsidR="007B288E" w:rsidRPr="007B288E">
        <w:rPr>
          <w:rFonts w:ascii="Times New Roman" w:hAnsi="Times New Roman"/>
          <w:sz w:val="28"/>
          <w:szCs w:val="28"/>
        </w:rPr>
        <w:t>“</w:t>
      </w:r>
      <w:r w:rsidR="007B288E" w:rsidRPr="007B288E">
        <w:rPr>
          <w:rFonts w:ascii="Times New Roman" w:hAnsi="Times New Roman"/>
          <w:sz w:val="28"/>
          <w:szCs w:val="28"/>
        </w:rPr>
        <w:t>最无价值攻击者（</w:t>
      </w:r>
      <w:r w:rsidR="007B288E" w:rsidRPr="007B288E">
        <w:rPr>
          <w:rFonts w:ascii="Times New Roman" w:hAnsi="Times New Roman"/>
          <w:sz w:val="28"/>
          <w:szCs w:val="28"/>
        </w:rPr>
        <w:t>LVA</w:t>
      </w:r>
      <w:r w:rsidR="007B288E" w:rsidRPr="007B288E">
        <w:rPr>
          <w:rFonts w:ascii="Times New Roman" w:hAnsi="Times New Roman"/>
          <w:sz w:val="28"/>
          <w:szCs w:val="28"/>
        </w:rPr>
        <w:t>）</w:t>
      </w:r>
      <w:r w:rsidR="007B288E" w:rsidRPr="007B288E">
        <w:rPr>
          <w:rFonts w:ascii="Times New Roman" w:hAnsi="Times New Roman"/>
          <w:sz w:val="28"/>
          <w:szCs w:val="28"/>
        </w:rPr>
        <w:t>”</w:t>
      </w:r>
      <w:r w:rsidR="007B288E" w:rsidRPr="007B288E">
        <w:rPr>
          <w:rFonts w:ascii="Times New Roman" w:hAnsi="Times New Roman"/>
          <w:sz w:val="28"/>
          <w:szCs w:val="28"/>
        </w:rPr>
        <w:t>之间的交换收益。程序首先检查着法是否为吃子，若存在被吃子则赋予固定的基础高分（</w:t>
      </w:r>
      <w:r w:rsidR="007B288E" w:rsidRPr="007B288E">
        <w:rPr>
          <w:rFonts w:ascii="Times New Roman" w:hAnsi="Times New Roman"/>
          <w:sz w:val="28"/>
          <w:szCs w:val="28"/>
        </w:rPr>
        <w:t>CaptureBaseScore</w:t>
      </w:r>
      <w:r w:rsidR="007B288E" w:rsidRPr="007B288E">
        <w:rPr>
          <w:rFonts w:ascii="Times New Roman" w:hAnsi="Times New Roman"/>
          <w:sz w:val="28"/>
          <w:szCs w:val="28"/>
        </w:rPr>
        <w:t>），确保吃子着法绝对优先；再提取被吃子的静态价值并乘以</w:t>
      </w:r>
      <w:r w:rsidR="007B288E" w:rsidRPr="007B288E">
        <w:rPr>
          <w:rFonts w:ascii="Times New Roman" w:hAnsi="Times New Roman"/>
          <w:sz w:val="28"/>
          <w:szCs w:val="28"/>
        </w:rPr>
        <w:t>10</w:t>
      </w:r>
      <w:r w:rsidR="007B288E" w:rsidRPr="007B288E">
        <w:rPr>
          <w:rFonts w:ascii="Times New Roman" w:hAnsi="Times New Roman"/>
          <w:sz w:val="28"/>
          <w:szCs w:val="28"/>
        </w:rPr>
        <w:t>作为奖励得分；若被吃子处于敌方保护状态，则通过</w:t>
      </w:r>
      <w:r w:rsidR="007B288E" w:rsidRPr="007B288E">
        <w:rPr>
          <w:rFonts w:ascii="Times New Roman" w:hAnsi="Times New Roman"/>
          <w:sz w:val="28"/>
          <w:szCs w:val="28"/>
        </w:rPr>
        <w:t xml:space="preserve"> isProtected </w:t>
      </w:r>
      <w:r w:rsidR="007B288E" w:rsidRPr="007B288E">
        <w:rPr>
          <w:rFonts w:ascii="Times New Roman" w:hAnsi="Times New Roman"/>
          <w:sz w:val="28"/>
          <w:szCs w:val="28"/>
        </w:rPr>
        <w:t>标识触发</w:t>
      </w:r>
      <w:r w:rsidR="007B288E" w:rsidRPr="007B288E">
        <w:rPr>
          <w:rFonts w:ascii="Times New Roman" w:hAnsi="Times New Roman"/>
          <w:sz w:val="28"/>
          <w:szCs w:val="28"/>
        </w:rPr>
        <w:t xml:space="preserve"> LVA </w:t>
      </w:r>
      <w:r w:rsidR="007B288E" w:rsidRPr="007B288E">
        <w:rPr>
          <w:rFonts w:ascii="Times New Roman" w:hAnsi="Times New Roman"/>
          <w:sz w:val="28"/>
          <w:szCs w:val="28"/>
        </w:rPr>
        <w:t>机制，直接扣除攻击子自身的静态价值作为反吃惩罚，分别识别出</w:t>
      </w:r>
      <w:r w:rsidR="007B288E" w:rsidRPr="007B288E">
        <w:rPr>
          <w:rFonts w:ascii="Times New Roman" w:hAnsi="Times New Roman"/>
          <w:sz w:val="28"/>
          <w:szCs w:val="28"/>
        </w:rPr>
        <w:t>“</w:t>
      </w:r>
      <w:r w:rsidR="007B288E" w:rsidRPr="007B288E">
        <w:rPr>
          <w:rFonts w:ascii="Times New Roman" w:hAnsi="Times New Roman"/>
          <w:sz w:val="28"/>
          <w:szCs w:val="28"/>
        </w:rPr>
        <w:t>小子换大子</w:t>
      </w:r>
      <w:r w:rsidR="007B288E" w:rsidRPr="007B288E">
        <w:rPr>
          <w:rFonts w:ascii="Times New Roman" w:hAnsi="Times New Roman"/>
          <w:sz w:val="28"/>
          <w:szCs w:val="28"/>
        </w:rPr>
        <w:t>”</w:t>
      </w:r>
      <w:r w:rsidR="007B288E" w:rsidRPr="007B288E">
        <w:rPr>
          <w:rFonts w:ascii="Times New Roman" w:hAnsi="Times New Roman"/>
          <w:sz w:val="28"/>
          <w:szCs w:val="28"/>
        </w:rPr>
        <w:t>的高收益形态或</w:t>
      </w:r>
      <w:r w:rsidR="007B288E" w:rsidRPr="007B288E">
        <w:rPr>
          <w:rFonts w:ascii="Times New Roman" w:hAnsi="Times New Roman"/>
          <w:sz w:val="28"/>
          <w:szCs w:val="28"/>
        </w:rPr>
        <w:t>“</w:t>
      </w:r>
      <w:r w:rsidR="007B288E" w:rsidRPr="007B288E">
        <w:rPr>
          <w:rFonts w:ascii="Times New Roman" w:hAnsi="Times New Roman"/>
          <w:sz w:val="28"/>
          <w:szCs w:val="28"/>
        </w:rPr>
        <w:t>大子换受保护小子</w:t>
      </w:r>
      <w:r w:rsidR="007B288E" w:rsidRPr="007B288E">
        <w:rPr>
          <w:rFonts w:ascii="Times New Roman" w:hAnsi="Times New Roman"/>
          <w:sz w:val="28"/>
          <w:szCs w:val="28"/>
        </w:rPr>
        <w:t>”</w:t>
      </w:r>
      <w:r w:rsidR="007B288E" w:rsidRPr="007B288E">
        <w:rPr>
          <w:rFonts w:ascii="Times New Roman" w:hAnsi="Times New Roman"/>
          <w:sz w:val="28"/>
          <w:szCs w:val="28"/>
        </w:rPr>
        <w:t>的亏本形态。最终将上述各项分值相加得出该着法的综合评分，在静态搜索的着法排序中提供精确的优先级依据，极大提升剪枝效率。</w:t>
      </w:r>
    </w:p>
    <w:p w14:paraId="21E59A15" w14:textId="77777777" w:rsidR="00ED5A9D" w:rsidRDefault="00ED5A9D" w:rsidP="00DE2E9B">
      <w:pPr>
        <w:rPr>
          <w:rFonts w:ascii="Times New Roman" w:hAnsi="Times New Roman"/>
          <w:sz w:val="28"/>
          <w:szCs w:val="28"/>
        </w:rPr>
      </w:pPr>
    </w:p>
    <w:p w14:paraId="17F59444" w14:textId="0054E077"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.6 </w:t>
      </w:r>
      <w:r>
        <w:rPr>
          <w:rFonts w:ascii="Times New Roman" w:hAnsi="Times New Roman" w:hint="eastAsia"/>
          <w:sz w:val="28"/>
          <w:szCs w:val="28"/>
        </w:rPr>
        <w:t>特殊棋型评估</w:t>
      </w:r>
    </w:p>
    <w:p w14:paraId="5333D79F" w14:textId="6C3F2629" w:rsidR="00ED5A9D" w:rsidRPr="00ED5A9D" w:rsidRDefault="00ED5A9D" w:rsidP="00875EFC">
      <w:pPr>
        <w:widowControl/>
        <w:spacing w:before="100" w:beforeAutospacing="1" w:after="100" w:afterAutospacing="1"/>
        <w:ind w:firstLineChars="200" w:firstLine="562"/>
        <w:jc w:val="left"/>
        <w:rPr>
          <w:rFonts w:ascii="Times New Roman" w:hAnsi="Times New Roman"/>
          <w:sz w:val="28"/>
          <w:szCs w:val="28"/>
        </w:rPr>
      </w:pPr>
      <w:r w:rsidRPr="00ED5A9D">
        <w:rPr>
          <w:b/>
          <w:bCs/>
          <w:sz w:val="28"/>
          <w:szCs w:val="28"/>
        </w:rPr>
        <w:t>方法描述：</w:t>
      </w:r>
      <w:r w:rsidRPr="00ED5A9D">
        <w:rPr>
          <w:rFonts w:ascii="Times New Roman" w:hAnsi="Times New Roman"/>
          <w:sz w:val="28"/>
          <w:szCs w:val="28"/>
        </w:rPr>
        <w:t>在</w:t>
      </w:r>
      <w:r w:rsidRPr="00ED5A9D">
        <w:rPr>
          <w:rFonts w:ascii="Times New Roman" w:hAnsi="Times New Roman"/>
          <w:sz w:val="28"/>
          <w:szCs w:val="28"/>
        </w:rPr>
        <w:t xml:space="preserve"> EvalRecord::calShapePenalty </w:t>
      </w:r>
      <w:r w:rsidRPr="00ED5A9D">
        <w:rPr>
          <w:rFonts w:ascii="Times New Roman" w:hAnsi="Times New Roman"/>
          <w:sz w:val="28"/>
          <w:szCs w:val="28"/>
        </w:rPr>
        <w:t>中针对象棋中的特殊危险棋型进行额外惩罚，主要检测空头炮、窝心马以及底线兵</w:t>
      </w:r>
      <w:r w:rsidRPr="00ED5A9D">
        <w:rPr>
          <w:rFonts w:ascii="Times New Roman" w:hAnsi="Times New Roman"/>
          <w:sz w:val="28"/>
          <w:szCs w:val="28"/>
        </w:rPr>
        <w:t>/</w:t>
      </w:r>
      <w:r w:rsidRPr="00ED5A9D">
        <w:rPr>
          <w:rFonts w:ascii="Times New Roman" w:hAnsi="Times New Roman"/>
          <w:sz w:val="28"/>
          <w:szCs w:val="28"/>
        </w:rPr>
        <w:t>卒等情况。程序首先判断我方将帅是否处于固定底线位置，再检查中路是否存在中门空虚；若敌方炮位于中路，则通过</w:t>
      </w:r>
      <w:r w:rsidRPr="00ED5A9D">
        <w:rPr>
          <w:rFonts w:ascii="Times New Roman" w:hAnsi="Times New Roman"/>
          <w:sz w:val="28"/>
          <w:szCs w:val="28"/>
        </w:rPr>
        <w:t xml:space="preserve"> betweenNotEmptyNum </w:t>
      </w:r>
      <w:r w:rsidRPr="00ED5A9D">
        <w:rPr>
          <w:rFonts w:ascii="Times New Roman" w:hAnsi="Times New Roman"/>
          <w:sz w:val="28"/>
          <w:szCs w:val="28"/>
        </w:rPr>
        <w:t>统计炮与将帅之间的阻挡子数量，分别识别空头炮或以窝心马为炮架的危险形态，并根据距离查表加入罚分。最终在</w:t>
      </w:r>
      <w:r w:rsidRPr="00ED5A9D">
        <w:rPr>
          <w:rFonts w:ascii="Times New Roman" w:hAnsi="Times New Roman"/>
          <w:sz w:val="28"/>
          <w:szCs w:val="28"/>
        </w:rPr>
        <w:t xml:space="preserve"> calstate </w:t>
      </w:r>
      <w:r w:rsidRPr="00ED5A9D">
        <w:rPr>
          <w:rFonts w:ascii="Times New Roman" w:hAnsi="Times New Roman"/>
          <w:sz w:val="28"/>
          <w:szCs w:val="28"/>
        </w:rPr>
        <w:t>中将己方棋型罚分扣除、对方棋型罚分加回</w:t>
      </w:r>
      <w:r>
        <w:rPr>
          <w:rFonts w:ascii="Times New Roman" w:hAnsi="Times New Roman" w:hint="eastAsia"/>
          <w:sz w:val="28"/>
          <w:szCs w:val="28"/>
        </w:rPr>
        <w:t>，修正</w:t>
      </w:r>
      <w:r>
        <w:rPr>
          <w:rFonts w:ascii="Times New Roman" w:hAnsi="Times New Roman" w:hint="eastAsia"/>
          <w:sz w:val="28"/>
          <w:szCs w:val="28"/>
        </w:rPr>
        <w:t>calstate</w:t>
      </w:r>
      <w:r>
        <w:rPr>
          <w:rFonts w:ascii="Times New Roman" w:hAnsi="Times New Roman" w:hint="eastAsia"/>
          <w:sz w:val="28"/>
          <w:szCs w:val="28"/>
        </w:rPr>
        <w:t>集成评分方法。</w:t>
      </w:r>
    </w:p>
    <w:p w14:paraId="4345ACF9" w14:textId="6B77A239" w:rsidR="006972B7" w:rsidRDefault="006972B7" w:rsidP="006972B7">
      <w:pPr>
        <w:rPr>
          <w:rFonts w:ascii="Times New Roman" w:hAnsi="Times New Roman"/>
          <w:sz w:val="28"/>
          <w:szCs w:val="28"/>
        </w:rPr>
      </w:pPr>
      <w:r>
        <w:rPr>
          <w:rFonts w:ascii="Times New Roman" w:hAnsi="Times New Roman" w:hint="eastAsia"/>
          <w:sz w:val="28"/>
          <w:szCs w:val="28"/>
        </w:rPr>
        <w:lastRenderedPageBreak/>
        <w:t>2</w:t>
      </w:r>
      <w:r>
        <w:rPr>
          <w:rFonts w:ascii="Times New Roman" w:hAnsi="Times New Roman"/>
          <w:sz w:val="28"/>
          <w:szCs w:val="28"/>
        </w:rPr>
        <w:t xml:space="preserve">.7 </w:t>
      </w:r>
      <w:r>
        <w:rPr>
          <w:rFonts w:ascii="Times New Roman" w:hAnsi="Times New Roman" w:hint="eastAsia"/>
          <w:sz w:val="28"/>
          <w:szCs w:val="28"/>
        </w:rPr>
        <w:t>着法预排序：吃子优先、</w:t>
      </w:r>
      <w:r>
        <w:rPr>
          <w:rFonts w:ascii="Times New Roman" w:hAnsi="Times New Roman" w:hint="eastAsia"/>
          <w:sz w:val="28"/>
          <w:szCs w:val="28"/>
        </w:rPr>
        <w:t>MVV</w:t>
      </w:r>
      <w:r>
        <w:rPr>
          <w:rFonts w:ascii="Times New Roman" w:hAnsi="Times New Roman"/>
          <w:sz w:val="28"/>
          <w:szCs w:val="28"/>
        </w:rPr>
        <w:t>/</w:t>
      </w:r>
      <w:r>
        <w:rPr>
          <w:rFonts w:ascii="Times New Roman" w:hAnsi="Times New Roman" w:hint="eastAsia"/>
          <w:sz w:val="28"/>
          <w:szCs w:val="28"/>
        </w:rPr>
        <w:t>LVA</w:t>
      </w:r>
      <w:r>
        <w:rPr>
          <w:rFonts w:ascii="Times New Roman" w:hAnsi="Times New Roman" w:hint="eastAsia"/>
          <w:sz w:val="28"/>
          <w:szCs w:val="28"/>
        </w:rPr>
        <w:t>、置换表最佳着法、杀手着法</w:t>
      </w:r>
    </w:p>
    <w:p w14:paraId="0E2342B4" w14:textId="72A0D263" w:rsidR="00ED5A9D" w:rsidRPr="00ED5A9D" w:rsidRDefault="00ED5A9D" w:rsidP="00B254FF">
      <w:pPr>
        <w:widowControl/>
        <w:spacing w:before="100" w:beforeAutospacing="1" w:after="100" w:afterAutospacing="1"/>
        <w:ind w:firstLineChars="200" w:firstLine="562"/>
        <w:jc w:val="left"/>
        <w:rPr>
          <w:rFonts w:ascii="Times New Roman" w:hAnsi="Times New Roman"/>
          <w:sz w:val="28"/>
          <w:szCs w:val="28"/>
        </w:rPr>
      </w:pPr>
      <w:r w:rsidRPr="00ED5A9D">
        <w:rPr>
          <w:b/>
          <w:bCs/>
          <w:sz w:val="28"/>
          <w:szCs w:val="28"/>
        </w:rPr>
        <w:t>方法描述：</w:t>
      </w:r>
      <w:r w:rsidRPr="00ED5A9D">
        <w:rPr>
          <w:rFonts w:ascii="Times New Roman" w:hAnsi="Times New Roman"/>
          <w:sz w:val="28"/>
          <w:szCs w:val="28"/>
        </w:rPr>
        <w:t>在</w:t>
      </w:r>
      <w:r w:rsidRPr="00ED5A9D">
        <w:rPr>
          <w:rFonts w:ascii="Times New Roman" w:hAnsi="Times New Roman"/>
          <w:sz w:val="28"/>
          <w:szCs w:val="28"/>
        </w:rPr>
        <w:t xml:space="preserve"> EvalRecord::calcurmove </w:t>
      </w:r>
      <w:r w:rsidRPr="00ED5A9D">
        <w:rPr>
          <w:rFonts w:ascii="Times New Roman" w:hAnsi="Times New Roman"/>
          <w:sz w:val="28"/>
          <w:szCs w:val="28"/>
        </w:rPr>
        <w:t>中对每一步着法进行初步打分，吃子着法使用</w:t>
      </w:r>
      <w:r w:rsidRPr="00ED5A9D">
        <w:rPr>
          <w:rFonts w:ascii="Times New Roman" w:hAnsi="Times New Roman"/>
          <w:sz w:val="28"/>
          <w:szCs w:val="28"/>
        </w:rPr>
        <w:t xml:space="preserve"> MVV/LVA </w:t>
      </w:r>
      <w:r w:rsidRPr="00ED5A9D">
        <w:rPr>
          <w:rFonts w:ascii="Times New Roman" w:hAnsi="Times New Roman"/>
          <w:sz w:val="28"/>
          <w:szCs w:val="28"/>
        </w:rPr>
        <w:t>分值，非吃子着法则使用移动棋子的基础价值和推进奖励。随后</w:t>
      </w:r>
      <w:r w:rsidRPr="00ED5A9D">
        <w:rPr>
          <w:rFonts w:ascii="Times New Roman" w:hAnsi="Times New Roman"/>
          <w:sz w:val="28"/>
          <w:szCs w:val="28"/>
        </w:rPr>
        <w:t xml:space="preserve"> fill_sort_inMoveNodes </w:t>
      </w:r>
      <w:r w:rsidRPr="00ED5A9D">
        <w:rPr>
          <w:rFonts w:ascii="Times New Roman" w:hAnsi="Times New Roman"/>
          <w:sz w:val="28"/>
          <w:szCs w:val="28"/>
        </w:rPr>
        <w:t>将</w:t>
      </w:r>
      <w:r w:rsidRPr="00ED5A9D">
        <w:rPr>
          <w:rFonts w:ascii="Times New Roman" w:hAnsi="Times New Roman"/>
          <w:sz w:val="28"/>
          <w:szCs w:val="28"/>
        </w:rPr>
        <w:t xml:space="preserve"> Move </w:t>
      </w:r>
      <w:r w:rsidRPr="00ED5A9D">
        <w:rPr>
          <w:rFonts w:ascii="Times New Roman" w:hAnsi="Times New Roman"/>
          <w:sz w:val="28"/>
          <w:szCs w:val="28"/>
        </w:rPr>
        <w:t>转换为</w:t>
      </w:r>
      <w:r w:rsidRPr="00ED5A9D">
        <w:rPr>
          <w:rFonts w:ascii="Times New Roman" w:hAnsi="Times New Roman"/>
          <w:sz w:val="28"/>
          <w:szCs w:val="28"/>
        </w:rPr>
        <w:t xml:space="preserve"> MoveNode </w:t>
      </w:r>
      <w:r w:rsidRPr="00ED5A9D">
        <w:rPr>
          <w:rFonts w:ascii="Times New Roman" w:hAnsi="Times New Roman"/>
          <w:sz w:val="28"/>
          <w:szCs w:val="28"/>
        </w:rPr>
        <w:t>并调用</w:t>
      </w:r>
      <w:r w:rsidRPr="00ED5A9D">
        <w:rPr>
          <w:rFonts w:ascii="Times New Roman" w:hAnsi="Times New Roman"/>
          <w:sz w:val="28"/>
          <w:szCs w:val="28"/>
        </w:rPr>
        <w:t xml:space="preserve"> MoveNodesort </w:t>
      </w:r>
      <w:r w:rsidR="00730768">
        <w:rPr>
          <w:rFonts w:ascii="Times New Roman" w:hAnsi="Times New Roman" w:hint="eastAsia"/>
          <w:sz w:val="28"/>
          <w:szCs w:val="28"/>
        </w:rPr>
        <w:t>稳定</w:t>
      </w:r>
      <w:r w:rsidRPr="00ED5A9D">
        <w:rPr>
          <w:rFonts w:ascii="Times New Roman" w:hAnsi="Times New Roman"/>
          <w:sz w:val="28"/>
          <w:szCs w:val="28"/>
        </w:rPr>
        <w:t>降序</w:t>
      </w:r>
      <w:r w:rsidR="00730768">
        <w:rPr>
          <w:rFonts w:ascii="Times New Roman" w:hAnsi="Times New Roman" w:hint="eastAsia"/>
          <w:sz w:val="28"/>
          <w:szCs w:val="28"/>
        </w:rPr>
        <w:t>(</w:t>
      </w:r>
      <w:r w:rsidR="00730768">
        <w:rPr>
          <w:rFonts w:ascii="Times New Roman" w:hAnsi="Times New Roman" w:hint="eastAsia"/>
          <w:sz w:val="28"/>
          <w:szCs w:val="28"/>
        </w:rPr>
        <w:t>非升序</w:t>
      </w:r>
      <w:r w:rsidR="00730768">
        <w:rPr>
          <w:rFonts w:ascii="Times New Roman" w:hAnsi="Times New Roman"/>
          <w:sz w:val="28"/>
          <w:szCs w:val="28"/>
        </w:rPr>
        <w:t>)</w:t>
      </w:r>
      <w:r w:rsidRPr="00ED5A9D">
        <w:rPr>
          <w:rFonts w:ascii="Times New Roman" w:hAnsi="Times New Roman"/>
          <w:sz w:val="28"/>
          <w:szCs w:val="28"/>
        </w:rPr>
        <w:t>排列。在</w:t>
      </w:r>
      <w:r w:rsidRPr="00ED5A9D">
        <w:rPr>
          <w:rFonts w:ascii="Times New Roman" w:hAnsi="Times New Roman"/>
          <w:sz w:val="28"/>
          <w:szCs w:val="28"/>
        </w:rPr>
        <w:t xml:space="preserve"> PVS </w:t>
      </w:r>
      <w:r w:rsidRPr="00ED5A9D">
        <w:rPr>
          <w:rFonts w:ascii="Times New Roman" w:hAnsi="Times New Roman"/>
          <w:sz w:val="28"/>
          <w:szCs w:val="28"/>
        </w:rPr>
        <w:t>搜索内部，若置换表中存在</w:t>
      </w:r>
      <w:r w:rsidRPr="00ED5A9D">
        <w:rPr>
          <w:rFonts w:ascii="Times New Roman" w:hAnsi="Times New Roman"/>
          <w:sz w:val="28"/>
          <w:szCs w:val="28"/>
        </w:rPr>
        <w:t xml:space="preserve"> best_move</w:t>
      </w:r>
      <w:r w:rsidRPr="00ED5A9D">
        <w:rPr>
          <w:rFonts w:ascii="Times New Roman" w:hAnsi="Times New Roman"/>
          <w:sz w:val="28"/>
          <w:szCs w:val="28"/>
        </w:rPr>
        <w:t>，则优先将该着法交换到首位；之后再将当前深度记录的杀手着法提前，从而形成</w:t>
      </w:r>
      <w:r w:rsidRPr="00ED5A9D">
        <w:rPr>
          <w:rFonts w:ascii="Times New Roman" w:hAnsi="Times New Roman"/>
          <w:sz w:val="28"/>
          <w:szCs w:val="28"/>
        </w:rPr>
        <w:t>“</w:t>
      </w:r>
      <w:r w:rsidRPr="00ED5A9D">
        <w:rPr>
          <w:rFonts w:ascii="Times New Roman" w:hAnsi="Times New Roman"/>
          <w:sz w:val="28"/>
          <w:szCs w:val="28"/>
        </w:rPr>
        <w:t>吃子</w:t>
      </w:r>
      <w:r w:rsidRPr="00ED5A9D">
        <w:rPr>
          <w:rFonts w:ascii="Times New Roman" w:hAnsi="Times New Roman"/>
          <w:sz w:val="28"/>
          <w:szCs w:val="28"/>
        </w:rPr>
        <w:t xml:space="preserve">/MVV-LVA → </w:t>
      </w:r>
      <w:r w:rsidRPr="00ED5A9D">
        <w:rPr>
          <w:rFonts w:ascii="Times New Roman" w:hAnsi="Times New Roman"/>
          <w:sz w:val="28"/>
          <w:szCs w:val="28"/>
        </w:rPr>
        <w:t>置换表最佳着法</w:t>
      </w:r>
      <w:r w:rsidRPr="00ED5A9D">
        <w:rPr>
          <w:rFonts w:ascii="Times New Roman" w:hAnsi="Times New Roman"/>
          <w:sz w:val="28"/>
          <w:szCs w:val="28"/>
        </w:rPr>
        <w:t xml:space="preserve"> → </w:t>
      </w:r>
      <w:r w:rsidRPr="00ED5A9D">
        <w:rPr>
          <w:rFonts w:ascii="Times New Roman" w:hAnsi="Times New Roman"/>
          <w:sz w:val="28"/>
          <w:szCs w:val="28"/>
        </w:rPr>
        <w:t>杀手着法</w:t>
      </w:r>
      <w:r w:rsidRPr="00ED5A9D">
        <w:rPr>
          <w:rFonts w:ascii="Times New Roman" w:hAnsi="Times New Roman"/>
          <w:sz w:val="28"/>
          <w:szCs w:val="28"/>
        </w:rPr>
        <w:t>”</w:t>
      </w:r>
      <w:r w:rsidRPr="00ED5A9D">
        <w:rPr>
          <w:rFonts w:ascii="Times New Roman" w:hAnsi="Times New Roman"/>
          <w:sz w:val="28"/>
          <w:szCs w:val="28"/>
        </w:rPr>
        <w:t>的综合预排序</w:t>
      </w:r>
      <w:r w:rsidR="00EA7D90">
        <w:rPr>
          <w:rFonts w:ascii="Times New Roman" w:hAnsi="Times New Roman" w:hint="eastAsia"/>
          <w:sz w:val="28"/>
          <w:szCs w:val="28"/>
        </w:rPr>
        <w:t>顺序</w:t>
      </w:r>
      <w:r w:rsidRPr="00ED5A9D">
        <w:rPr>
          <w:rFonts w:ascii="Times New Roman" w:hAnsi="Times New Roman"/>
          <w:sz w:val="28"/>
          <w:szCs w:val="28"/>
        </w:rPr>
        <w:t>，提高</w:t>
      </w:r>
      <w:r w:rsidRPr="00ED5A9D">
        <w:rPr>
          <w:rFonts w:ascii="Times New Roman" w:hAnsi="Times New Roman"/>
          <w:sz w:val="28"/>
          <w:szCs w:val="28"/>
        </w:rPr>
        <w:t xml:space="preserve"> alpha-beta </w:t>
      </w:r>
      <w:r w:rsidRPr="00ED5A9D">
        <w:rPr>
          <w:rFonts w:ascii="Times New Roman" w:hAnsi="Times New Roman"/>
          <w:sz w:val="28"/>
          <w:szCs w:val="28"/>
        </w:rPr>
        <w:t>剪枝效率。</w:t>
      </w:r>
    </w:p>
    <w:p w14:paraId="2A699634" w14:textId="77777777" w:rsidR="00875EFC" w:rsidRPr="00ED5A9D" w:rsidRDefault="00875EFC" w:rsidP="006972B7">
      <w:pPr>
        <w:rPr>
          <w:rFonts w:ascii="Times New Roman" w:hAnsi="Times New Roman"/>
          <w:sz w:val="28"/>
          <w:szCs w:val="28"/>
        </w:rPr>
      </w:pPr>
    </w:p>
    <w:p w14:paraId="6309B61B" w14:textId="3D718DAE" w:rsidR="006972B7" w:rsidRDefault="0049638A" w:rsidP="006972B7">
      <w:pPr>
        <w:rPr>
          <w:rFonts w:ascii="Times New Roman" w:hAnsi="Times New Roman"/>
          <w:sz w:val="28"/>
          <w:szCs w:val="28"/>
        </w:rPr>
      </w:pPr>
      <w:r>
        <w:rPr>
          <w:rFonts w:ascii="Times New Roman" w:hAnsi="Times New Roman" w:hint="eastAsia"/>
          <w:sz w:val="28"/>
          <w:szCs w:val="28"/>
        </w:rPr>
        <w:t>三、</w:t>
      </w:r>
      <w:r w:rsidR="006972B7">
        <w:rPr>
          <w:rFonts w:ascii="Times New Roman" w:hAnsi="Times New Roman" w:hint="eastAsia"/>
          <w:sz w:val="28"/>
          <w:szCs w:val="28"/>
        </w:rPr>
        <w:t>策略搜素和着法筛选，其中包含以下部分</w:t>
      </w:r>
    </w:p>
    <w:p w14:paraId="2E68B92F" w14:textId="0E936E0F" w:rsidR="00875EFC"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.1</w:t>
      </w:r>
      <w:r>
        <w:rPr>
          <w:rFonts w:ascii="Times New Roman" w:hAnsi="Times New Roman" w:hint="eastAsia"/>
          <w:sz w:val="28"/>
          <w:szCs w:val="28"/>
        </w:rPr>
        <w:t>开局库</w:t>
      </w:r>
      <w:r>
        <w:rPr>
          <w:rFonts w:ascii="Times New Roman" w:hAnsi="Times New Roman" w:hint="eastAsia"/>
          <w:sz w:val="28"/>
          <w:szCs w:val="28"/>
        </w:rPr>
        <w:t>Zobrist</w:t>
      </w:r>
      <w:r>
        <w:rPr>
          <w:rFonts w:ascii="Times New Roman" w:hAnsi="Times New Roman"/>
          <w:sz w:val="28"/>
          <w:szCs w:val="28"/>
        </w:rPr>
        <w:t xml:space="preserve"> </w:t>
      </w:r>
      <w:r>
        <w:rPr>
          <w:rFonts w:ascii="Times New Roman" w:hAnsi="Times New Roman" w:hint="eastAsia"/>
          <w:sz w:val="28"/>
          <w:szCs w:val="28"/>
        </w:rPr>
        <w:t>hash</w:t>
      </w:r>
      <w:r>
        <w:rPr>
          <w:rFonts w:ascii="Times New Roman" w:hAnsi="Times New Roman" w:hint="eastAsia"/>
          <w:sz w:val="28"/>
          <w:szCs w:val="28"/>
        </w:rPr>
        <w:t>命中算法</w:t>
      </w:r>
    </w:p>
    <w:p w14:paraId="286802EE" w14:textId="48F1EF98" w:rsidR="00875EFC" w:rsidRPr="00B254FF" w:rsidRDefault="00B254FF" w:rsidP="00E53A76">
      <w:pPr>
        <w:pStyle w:val="a9"/>
        <w:rPr>
          <w:sz w:val="28"/>
          <w:szCs w:val="28"/>
        </w:rPr>
      </w:pPr>
      <w:r>
        <w:rPr>
          <w:sz w:val="28"/>
          <w:szCs w:val="28"/>
        </w:rPr>
        <w:t xml:space="preserve">    </w:t>
      </w:r>
      <w:r w:rsidRPr="00B254FF">
        <w:rPr>
          <w:rFonts w:ascii="Calibri" w:hAnsi="Calibri" w:hint="eastAsia"/>
          <w:b/>
          <w:bCs/>
          <w:sz w:val="28"/>
          <w:szCs w:val="28"/>
        </w:rPr>
        <w:t>方法描述：</w:t>
      </w:r>
      <w:r w:rsidRPr="00B254FF">
        <w:rPr>
          <w:rFonts w:hint="eastAsia"/>
          <w:sz w:val="28"/>
          <w:szCs w:val="28"/>
        </w:rPr>
        <w:t>程序通过</w:t>
      </w:r>
      <w:r>
        <w:rPr>
          <w:rFonts w:hint="eastAsia"/>
          <w:sz w:val="28"/>
          <w:szCs w:val="28"/>
        </w:rPr>
        <w:t>Init</w:t>
      </w:r>
      <w:r>
        <w:rPr>
          <w:sz w:val="28"/>
          <w:szCs w:val="28"/>
        </w:rPr>
        <w:t>Zobrist</w:t>
      </w:r>
      <w:r>
        <w:rPr>
          <w:rFonts w:hint="eastAsia"/>
          <w:sz w:val="28"/>
          <w:szCs w:val="28"/>
        </w:rPr>
        <w:t>初始化固定随机种子的</w:t>
      </w:r>
      <w:r>
        <w:rPr>
          <w:rFonts w:hint="eastAsia"/>
          <w:sz w:val="28"/>
          <w:szCs w:val="28"/>
        </w:rPr>
        <w:t>ZobristTable</w:t>
      </w:r>
      <w:r>
        <w:rPr>
          <w:rFonts w:hint="eastAsia"/>
          <w:sz w:val="28"/>
          <w:szCs w:val="28"/>
        </w:rPr>
        <w:t>和</w:t>
      </w:r>
      <w:r>
        <w:rPr>
          <w:rFonts w:hint="eastAsia"/>
          <w:sz w:val="28"/>
          <w:szCs w:val="28"/>
        </w:rPr>
        <w:t>ZobristPlayer</w:t>
      </w:r>
      <w:r>
        <w:rPr>
          <w:rFonts w:hint="eastAsia"/>
          <w:sz w:val="28"/>
          <w:szCs w:val="28"/>
        </w:rPr>
        <w:t>，并在</w:t>
      </w:r>
      <w:r w:rsidRPr="00B254FF">
        <w:rPr>
          <w:rFonts w:ascii="宋体" w:hAnsi="宋体" w:cs="宋体"/>
          <w:kern w:val="0"/>
        </w:rPr>
        <w:t xml:space="preserve"> </w:t>
      </w:r>
      <w:r w:rsidRPr="00B254FF">
        <w:rPr>
          <w:sz w:val="28"/>
          <w:szCs w:val="28"/>
        </w:rPr>
        <w:t xml:space="preserve">Chess::getZobristKey </w:t>
      </w:r>
      <w:r w:rsidRPr="00B254FF">
        <w:rPr>
          <w:sz w:val="28"/>
          <w:szCs w:val="28"/>
        </w:rPr>
        <w:t>中遍历棋盘，将每个非空棋子的</w:t>
      </w:r>
      <w:r w:rsidRPr="00B254FF">
        <w:rPr>
          <w:sz w:val="28"/>
          <w:szCs w:val="28"/>
        </w:rPr>
        <w:t>“</w:t>
      </w:r>
      <w:r w:rsidRPr="00B254FF">
        <w:rPr>
          <w:sz w:val="28"/>
          <w:szCs w:val="28"/>
        </w:rPr>
        <w:t>类型、颜色、位置</w:t>
      </w:r>
      <w:r w:rsidRPr="00B254FF">
        <w:rPr>
          <w:sz w:val="28"/>
          <w:szCs w:val="28"/>
        </w:rPr>
        <w:t>”</w:t>
      </w:r>
      <w:r w:rsidRPr="00B254FF">
        <w:rPr>
          <w:sz w:val="28"/>
          <w:szCs w:val="28"/>
        </w:rPr>
        <w:t>对应</w:t>
      </w:r>
      <w:r>
        <w:rPr>
          <w:rFonts w:hint="eastAsia"/>
          <w:sz w:val="28"/>
          <w:szCs w:val="28"/>
        </w:rPr>
        <w:t>特定</w:t>
      </w:r>
      <w:r>
        <w:rPr>
          <w:rFonts w:hint="eastAsia"/>
          <w:sz w:val="28"/>
          <w:szCs w:val="28"/>
        </w:rPr>
        <w:t>key</w:t>
      </w:r>
      <w:r>
        <w:rPr>
          <w:rFonts w:hint="eastAsia"/>
          <w:sz w:val="28"/>
          <w:szCs w:val="28"/>
        </w:rPr>
        <w:t>值</w:t>
      </w:r>
      <w:r>
        <w:rPr>
          <w:rFonts w:hint="eastAsia"/>
          <w:sz w:val="28"/>
          <w:szCs w:val="28"/>
        </w:rPr>
        <w:t>(</w:t>
      </w:r>
      <w:r>
        <w:rPr>
          <w:rFonts w:hint="eastAsia"/>
          <w:sz w:val="28"/>
          <w:szCs w:val="28"/>
        </w:rPr>
        <w:t>程序中设为</w:t>
      </w:r>
      <w:r>
        <w:rPr>
          <w:rFonts w:hint="eastAsia"/>
          <w:sz w:val="28"/>
          <w:szCs w:val="28"/>
        </w:rPr>
        <w:t>2</w:t>
      </w:r>
      <w:r>
        <w:rPr>
          <w:sz w:val="28"/>
          <w:szCs w:val="28"/>
        </w:rPr>
        <w:t xml:space="preserve">0262026 </w:t>
      </w:r>
      <w:r>
        <w:rPr>
          <w:rFonts w:hint="eastAsia"/>
          <w:sz w:val="28"/>
          <w:szCs w:val="28"/>
        </w:rPr>
        <w:t>Unsigned</w:t>
      </w:r>
      <w:r>
        <w:rPr>
          <w:sz w:val="28"/>
          <w:szCs w:val="28"/>
        </w:rPr>
        <w:t xml:space="preserve"> </w:t>
      </w:r>
      <w:r>
        <w:rPr>
          <w:rFonts w:hint="eastAsia"/>
          <w:sz w:val="28"/>
          <w:szCs w:val="28"/>
        </w:rPr>
        <w:t>long</w:t>
      </w:r>
      <w:r>
        <w:rPr>
          <w:sz w:val="28"/>
          <w:szCs w:val="28"/>
        </w:rPr>
        <w:t xml:space="preserve"> </w:t>
      </w:r>
      <w:r>
        <w:rPr>
          <w:rFonts w:hint="eastAsia"/>
          <w:sz w:val="28"/>
          <w:szCs w:val="28"/>
        </w:rPr>
        <w:t>long</w:t>
      </w:r>
      <w:r>
        <w:rPr>
          <w:sz w:val="28"/>
          <w:szCs w:val="28"/>
        </w:rPr>
        <w:t>)</w:t>
      </w:r>
      <w:r w:rsidRPr="00B254FF">
        <w:rPr>
          <w:sz w:val="28"/>
          <w:szCs w:val="28"/>
        </w:rPr>
        <w:t>进行异或，若当前为黑方行动则额外异或</w:t>
      </w:r>
      <w:r w:rsidRPr="00B254FF">
        <w:rPr>
          <w:sz w:val="28"/>
          <w:szCs w:val="28"/>
        </w:rPr>
        <w:t xml:space="preserve"> ZobristPlayer</w:t>
      </w:r>
      <w:r w:rsidRPr="00B254FF">
        <w:rPr>
          <w:sz w:val="28"/>
          <w:szCs w:val="28"/>
        </w:rPr>
        <w:t>，从而得到包含行棋方信息的</w:t>
      </w:r>
      <w:r w:rsidRPr="00B254FF">
        <w:rPr>
          <w:sz w:val="28"/>
          <w:szCs w:val="28"/>
        </w:rPr>
        <w:t xml:space="preserve"> 64 </w:t>
      </w:r>
      <w:r w:rsidRPr="00B254FF">
        <w:rPr>
          <w:sz w:val="28"/>
          <w:szCs w:val="28"/>
        </w:rPr>
        <w:t>位局面键。</w:t>
      </w:r>
      <w:r w:rsidRPr="00B254FF">
        <w:rPr>
          <w:sz w:val="28"/>
          <w:szCs w:val="28"/>
        </w:rPr>
        <w:t xml:space="preserve">getchessbook </w:t>
      </w:r>
      <w:r w:rsidRPr="00B254FF">
        <w:rPr>
          <w:sz w:val="28"/>
          <w:szCs w:val="28"/>
        </w:rPr>
        <w:t>使用该键转换成字符串后查询</w:t>
      </w:r>
      <w:r w:rsidRPr="00B254FF">
        <w:rPr>
          <w:sz w:val="28"/>
          <w:szCs w:val="28"/>
        </w:rPr>
        <w:t xml:space="preserve"> data/opening_book.json</w:t>
      </w:r>
      <w:r w:rsidRPr="00B254FF">
        <w:rPr>
          <w:sz w:val="28"/>
          <w:szCs w:val="28"/>
        </w:rPr>
        <w:t>，在命中开局库时选取出现次数最高的候选着法；若多个着法出现次数相同，则随机选择其中之一，并在输出前再次调用</w:t>
      </w:r>
      <w:r w:rsidRPr="00B254FF">
        <w:rPr>
          <w:sz w:val="28"/>
          <w:szCs w:val="28"/>
        </w:rPr>
        <w:t xml:space="preserve"> isMoveValidWithForbidden </w:t>
      </w:r>
      <w:r w:rsidRPr="00B254FF">
        <w:rPr>
          <w:sz w:val="28"/>
          <w:szCs w:val="28"/>
        </w:rPr>
        <w:t>校验合法性。</w:t>
      </w:r>
    </w:p>
    <w:p w14:paraId="2AEB817A" w14:textId="53B24F83" w:rsidR="006972B7" w:rsidRDefault="006972B7" w:rsidP="006972B7">
      <w:pPr>
        <w:rPr>
          <w:rFonts w:ascii="Times New Roman" w:hAnsi="Times New Roman"/>
          <w:sz w:val="28"/>
          <w:szCs w:val="28"/>
        </w:rPr>
      </w:pPr>
      <w:r>
        <w:rPr>
          <w:rFonts w:ascii="Times New Roman" w:hAnsi="Times New Roman" w:hint="eastAsia"/>
          <w:sz w:val="28"/>
          <w:szCs w:val="28"/>
        </w:rPr>
        <w:lastRenderedPageBreak/>
        <w:t>3</w:t>
      </w:r>
      <w:r>
        <w:rPr>
          <w:rFonts w:ascii="Times New Roman" w:hAnsi="Times New Roman"/>
          <w:sz w:val="28"/>
          <w:szCs w:val="28"/>
        </w:rPr>
        <w:t xml:space="preserve">.2 </w:t>
      </w:r>
      <w:r>
        <w:rPr>
          <w:rFonts w:ascii="Times New Roman" w:hAnsi="Times New Roman" w:hint="eastAsia"/>
          <w:sz w:val="28"/>
          <w:szCs w:val="28"/>
        </w:rPr>
        <w:t>Zobrist</w:t>
      </w:r>
      <w:r>
        <w:rPr>
          <w:rFonts w:ascii="Times New Roman" w:hAnsi="Times New Roman"/>
          <w:sz w:val="28"/>
          <w:szCs w:val="28"/>
        </w:rPr>
        <w:t xml:space="preserve">-64 </w:t>
      </w:r>
      <w:r>
        <w:rPr>
          <w:rFonts w:ascii="Times New Roman" w:hAnsi="Times New Roman" w:hint="eastAsia"/>
          <w:sz w:val="28"/>
          <w:szCs w:val="28"/>
        </w:rPr>
        <w:t>hash</w:t>
      </w:r>
      <w:r>
        <w:rPr>
          <w:rFonts w:ascii="Times New Roman" w:hAnsi="Times New Roman"/>
          <w:sz w:val="28"/>
          <w:szCs w:val="28"/>
        </w:rPr>
        <w:t xml:space="preserve"> </w:t>
      </w:r>
      <w:r>
        <w:rPr>
          <w:rFonts w:ascii="Times New Roman" w:hAnsi="Times New Roman" w:hint="eastAsia"/>
          <w:sz w:val="28"/>
          <w:szCs w:val="28"/>
        </w:rPr>
        <w:t>记录算法</w:t>
      </w:r>
    </w:p>
    <w:p w14:paraId="47EC39A1" w14:textId="77879AF8" w:rsidR="00B254FF" w:rsidRPr="00B254FF" w:rsidRDefault="00B254FF" w:rsidP="00B254FF">
      <w:pPr>
        <w:widowControl/>
        <w:spacing w:before="100" w:beforeAutospacing="1" w:after="100" w:afterAutospacing="1"/>
        <w:ind w:firstLineChars="200" w:firstLine="562"/>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程序使用</w:t>
      </w:r>
      <w:r w:rsidRPr="00B254FF">
        <w:rPr>
          <w:rFonts w:ascii="Times New Roman" w:hAnsi="Times New Roman"/>
          <w:sz w:val="28"/>
          <w:szCs w:val="28"/>
        </w:rPr>
        <w:t xml:space="preserve"> uint64_t </w:t>
      </w:r>
      <w:r w:rsidRPr="00B254FF">
        <w:rPr>
          <w:rFonts w:ascii="Times New Roman" w:hAnsi="Times New Roman"/>
          <w:sz w:val="28"/>
          <w:szCs w:val="28"/>
        </w:rPr>
        <w:t>表示棋盘局面的</w:t>
      </w:r>
      <w:r w:rsidRPr="00B254FF">
        <w:rPr>
          <w:rFonts w:ascii="Times New Roman" w:hAnsi="Times New Roman"/>
          <w:sz w:val="28"/>
          <w:szCs w:val="28"/>
        </w:rPr>
        <w:t xml:space="preserve"> Zobrist Key</w:t>
      </w:r>
      <w:r w:rsidRPr="00B254FF">
        <w:rPr>
          <w:rFonts w:ascii="Times New Roman" w:hAnsi="Times New Roman"/>
          <w:sz w:val="28"/>
          <w:szCs w:val="28"/>
        </w:rPr>
        <w:t>，通过对棋盘上所有棋子</w:t>
      </w:r>
      <w:r>
        <w:rPr>
          <w:rFonts w:ascii="Times New Roman" w:hAnsi="Times New Roman" w:hint="eastAsia"/>
          <w:sz w:val="28"/>
          <w:szCs w:val="28"/>
        </w:rPr>
        <w:t>与特定</w:t>
      </w:r>
      <w:r>
        <w:rPr>
          <w:rFonts w:ascii="Times New Roman" w:hAnsi="Times New Roman" w:hint="eastAsia"/>
          <w:sz w:val="28"/>
          <w:szCs w:val="28"/>
        </w:rPr>
        <w:t>key</w:t>
      </w:r>
      <w:r>
        <w:rPr>
          <w:rFonts w:ascii="Times New Roman" w:hAnsi="Times New Roman" w:hint="eastAsia"/>
          <w:sz w:val="28"/>
          <w:szCs w:val="28"/>
        </w:rPr>
        <w:t>值</w:t>
      </w:r>
      <w:r>
        <w:rPr>
          <w:rFonts w:hint="eastAsia"/>
          <w:sz w:val="28"/>
          <w:szCs w:val="28"/>
        </w:rPr>
        <w:t>(</w:t>
      </w:r>
      <w:r>
        <w:rPr>
          <w:rFonts w:hint="eastAsia"/>
          <w:sz w:val="28"/>
          <w:szCs w:val="28"/>
        </w:rPr>
        <w:t>程序中设为</w:t>
      </w:r>
      <w:r>
        <w:rPr>
          <w:rFonts w:hint="eastAsia"/>
          <w:sz w:val="28"/>
          <w:szCs w:val="28"/>
        </w:rPr>
        <w:t>2</w:t>
      </w:r>
      <w:r>
        <w:rPr>
          <w:sz w:val="28"/>
          <w:szCs w:val="28"/>
        </w:rPr>
        <w:t xml:space="preserve">0262026 </w:t>
      </w:r>
      <w:r>
        <w:rPr>
          <w:rFonts w:hint="eastAsia"/>
          <w:sz w:val="28"/>
          <w:szCs w:val="28"/>
        </w:rPr>
        <w:t>Unsigned</w:t>
      </w:r>
      <w:r>
        <w:rPr>
          <w:sz w:val="28"/>
          <w:szCs w:val="28"/>
        </w:rPr>
        <w:t xml:space="preserve"> </w:t>
      </w:r>
      <w:r>
        <w:rPr>
          <w:rFonts w:hint="eastAsia"/>
          <w:sz w:val="28"/>
          <w:szCs w:val="28"/>
        </w:rPr>
        <w:t>long</w:t>
      </w:r>
      <w:r>
        <w:rPr>
          <w:sz w:val="28"/>
          <w:szCs w:val="28"/>
        </w:rPr>
        <w:t xml:space="preserve"> </w:t>
      </w:r>
      <w:r>
        <w:rPr>
          <w:rFonts w:hint="eastAsia"/>
          <w:sz w:val="28"/>
          <w:szCs w:val="28"/>
        </w:rPr>
        <w:t>long</w:t>
      </w:r>
      <w:r>
        <w:rPr>
          <w:sz w:val="28"/>
          <w:szCs w:val="28"/>
        </w:rPr>
        <w:t>)</w:t>
      </w:r>
      <w:r w:rsidRPr="00B254FF">
        <w:rPr>
          <w:rFonts w:ascii="Times New Roman" w:hAnsi="Times New Roman"/>
          <w:sz w:val="28"/>
          <w:szCs w:val="28"/>
        </w:rPr>
        <w:t>进行异或，把复杂棋盘状态映射为</w:t>
      </w:r>
      <w:r w:rsidRPr="00B254FF">
        <w:rPr>
          <w:rFonts w:ascii="Times New Roman" w:hAnsi="Times New Roman"/>
          <w:sz w:val="28"/>
          <w:szCs w:val="28"/>
        </w:rPr>
        <w:t xml:space="preserve"> 64 </w:t>
      </w:r>
      <w:r w:rsidRPr="00B254FF">
        <w:rPr>
          <w:rFonts w:ascii="Times New Roman" w:hAnsi="Times New Roman"/>
          <w:sz w:val="28"/>
          <w:szCs w:val="28"/>
        </w:rPr>
        <w:t>位整数</w:t>
      </w:r>
      <w:r>
        <w:rPr>
          <w:rFonts w:ascii="Times New Roman" w:hAnsi="Times New Roman" w:hint="eastAsia"/>
          <w:sz w:val="28"/>
          <w:szCs w:val="28"/>
        </w:rPr>
        <w:t>，计算得到的</w:t>
      </w:r>
      <w:r>
        <w:rPr>
          <w:rFonts w:ascii="Times New Roman" w:hAnsi="Times New Roman" w:hint="eastAsia"/>
          <w:sz w:val="28"/>
          <w:szCs w:val="28"/>
        </w:rPr>
        <w:t>Hash</w:t>
      </w:r>
      <w:r>
        <w:rPr>
          <w:rFonts w:ascii="Times New Roman" w:hAnsi="Times New Roman" w:hint="eastAsia"/>
          <w:sz w:val="28"/>
          <w:szCs w:val="28"/>
        </w:rPr>
        <w:t>值供开局库和置换表使用，</w:t>
      </w:r>
      <w:r w:rsidRPr="00B254FF">
        <w:rPr>
          <w:rFonts w:ascii="Times New Roman" w:hAnsi="Times New Roman"/>
          <w:sz w:val="28"/>
          <w:szCs w:val="28"/>
        </w:rPr>
        <w:t>该，</w:t>
      </w:r>
      <w:r>
        <w:rPr>
          <w:rFonts w:ascii="Times New Roman" w:hAnsi="Times New Roman" w:hint="eastAsia"/>
          <w:sz w:val="28"/>
          <w:szCs w:val="28"/>
        </w:rPr>
        <w:t>保证</w:t>
      </w:r>
      <w:r w:rsidRPr="00B254FF">
        <w:rPr>
          <w:rFonts w:ascii="Times New Roman" w:hAnsi="Times New Roman"/>
          <w:sz w:val="28"/>
          <w:szCs w:val="28"/>
        </w:rPr>
        <w:t>局面重复识别与搜索记忆化</w:t>
      </w:r>
      <w:r>
        <w:rPr>
          <w:rFonts w:ascii="Times New Roman" w:hAnsi="Times New Roman" w:hint="eastAsia"/>
          <w:sz w:val="28"/>
          <w:szCs w:val="28"/>
        </w:rPr>
        <w:t>。</w:t>
      </w:r>
    </w:p>
    <w:p w14:paraId="0D361142" w14:textId="77777777" w:rsidR="003A1590" w:rsidRPr="00B254FF" w:rsidRDefault="003A1590" w:rsidP="003A1590">
      <w:pPr>
        <w:rPr>
          <w:ins w:id="6" w:author="阳 万" w:date="2026-05-03T12:15:00Z"/>
          <w:rFonts w:ascii="Times New Roman" w:hAnsi="Times New Roman"/>
          <w:sz w:val="28"/>
          <w:szCs w:val="28"/>
        </w:rPr>
      </w:pPr>
    </w:p>
    <w:p w14:paraId="27D2F5DF" w14:textId="47FA00E9"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 xml:space="preserve">.3 </w:t>
      </w:r>
      <w:r>
        <w:rPr>
          <w:rFonts w:ascii="Times New Roman" w:hAnsi="Times New Roman" w:hint="eastAsia"/>
          <w:sz w:val="28"/>
          <w:szCs w:val="28"/>
        </w:rPr>
        <w:t>Trans</w:t>
      </w:r>
      <w:r w:rsidR="000A35C0">
        <w:rPr>
          <w:rFonts w:ascii="Times New Roman" w:hAnsi="Times New Roman" w:hint="eastAsia"/>
          <w:sz w:val="28"/>
          <w:szCs w:val="28"/>
        </w:rPr>
        <w:t>posi</w:t>
      </w:r>
      <w:r>
        <w:rPr>
          <w:rFonts w:ascii="Times New Roman" w:hAnsi="Times New Roman" w:hint="eastAsia"/>
          <w:sz w:val="28"/>
          <w:szCs w:val="28"/>
        </w:rPr>
        <w:t>tion</w:t>
      </w:r>
      <w:r>
        <w:rPr>
          <w:rFonts w:ascii="Times New Roman" w:hAnsi="Times New Roman"/>
          <w:sz w:val="28"/>
          <w:szCs w:val="28"/>
        </w:rPr>
        <w:t xml:space="preserve"> </w:t>
      </w:r>
      <w:r>
        <w:rPr>
          <w:rFonts w:ascii="Times New Roman" w:hAnsi="Times New Roman" w:hint="eastAsia"/>
          <w:sz w:val="28"/>
          <w:szCs w:val="28"/>
        </w:rPr>
        <w:t>Table(</w:t>
      </w:r>
      <w:r>
        <w:rPr>
          <w:rFonts w:ascii="Times New Roman" w:hAnsi="Times New Roman" w:hint="eastAsia"/>
          <w:sz w:val="28"/>
          <w:szCs w:val="28"/>
        </w:rPr>
        <w:t>置换表</w:t>
      </w:r>
      <w:r>
        <w:rPr>
          <w:rFonts w:ascii="Times New Roman" w:hAnsi="Times New Roman"/>
          <w:sz w:val="28"/>
          <w:szCs w:val="28"/>
        </w:rPr>
        <w:t xml:space="preserve">) </w:t>
      </w:r>
      <w:r>
        <w:rPr>
          <w:rFonts w:ascii="Times New Roman" w:hAnsi="Times New Roman" w:hint="eastAsia"/>
          <w:sz w:val="28"/>
          <w:szCs w:val="28"/>
        </w:rPr>
        <w:t>Exact,Alph</w:t>
      </w:r>
      <w:r>
        <w:rPr>
          <w:rFonts w:ascii="Times New Roman" w:hAnsi="Times New Roman"/>
          <w:sz w:val="28"/>
          <w:szCs w:val="28"/>
        </w:rPr>
        <w:t>a,</w:t>
      </w:r>
      <w:r>
        <w:rPr>
          <w:rFonts w:ascii="Times New Roman" w:hAnsi="Times New Roman" w:hint="eastAsia"/>
          <w:sz w:val="28"/>
          <w:szCs w:val="28"/>
        </w:rPr>
        <w:t>Beta</w:t>
      </w:r>
      <w:r>
        <w:rPr>
          <w:rFonts w:ascii="Times New Roman" w:hAnsi="Times New Roman" w:hint="eastAsia"/>
          <w:sz w:val="28"/>
          <w:szCs w:val="28"/>
        </w:rPr>
        <w:t>节点记录与启发搜素</w:t>
      </w:r>
    </w:p>
    <w:p w14:paraId="1C0E9698" w14:textId="4DA7E024" w:rsidR="00875EFC" w:rsidRDefault="00B254FF" w:rsidP="00875EFC">
      <w:pPr>
        <w:widowControl/>
        <w:spacing w:before="100" w:beforeAutospacing="1" w:after="100" w:afterAutospacing="1"/>
        <w:ind w:firstLine="420"/>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程序定义</w:t>
      </w:r>
      <w:r w:rsidRPr="00B254FF">
        <w:rPr>
          <w:rFonts w:ascii="Times New Roman" w:hAnsi="Times New Roman"/>
          <w:sz w:val="28"/>
          <w:szCs w:val="28"/>
        </w:rPr>
        <w:t xml:space="preserve"> TTStateNode </w:t>
      </w:r>
      <w:r w:rsidRPr="00B254FF">
        <w:rPr>
          <w:rFonts w:ascii="Times New Roman" w:hAnsi="Times New Roman"/>
          <w:sz w:val="28"/>
          <w:szCs w:val="28"/>
        </w:rPr>
        <w:t>记录</w:t>
      </w:r>
      <w:r w:rsidRPr="00B254FF">
        <w:rPr>
          <w:rFonts w:ascii="Times New Roman" w:hAnsi="Times New Roman"/>
          <w:sz w:val="28"/>
          <w:szCs w:val="28"/>
        </w:rPr>
        <w:t xml:space="preserve"> Zobrist Key</w:t>
      </w:r>
      <w:r w:rsidRPr="00B254FF">
        <w:rPr>
          <w:rFonts w:ascii="Times New Roman" w:hAnsi="Times New Roman"/>
          <w:sz w:val="28"/>
          <w:szCs w:val="28"/>
        </w:rPr>
        <w:t>、搜索深度、评估分数、节点类型和最佳着法，并使用固定大小</w:t>
      </w:r>
      <w:r w:rsidRPr="00B254FF">
        <w:rPr>
          <w:rFonts w:ascii="Times New Roman" w:hAnsi="Times New Roman"/>
          <w:sz w:val="28"/>
          <w:szCs w:val="28"/>
        </w:rPr>
        <w:t xml:space="preserve"> HashTable </w:t>
      </w:r>
      <w:r w:rsidRPr="00B254FF">
        <w:rPr>
          <w:rFonts w:ascii="Times New Roman" w:hAnsi="Times New Roman"/>
          <w:sz w:val="28"/>
          <w:szCs w:val="28"/>
        </w:rPr>
        <w:t>存储搜索过的局面。</w:t>
      </w:r>
      <w:r w:rsidRPr="00B254FF">
        <w:rPr>
          <w:rFonts w:ascii="Times New Roman" w:hAnsi="Times New Roman"/>
          <w:sz w:val="28"/>
          <w:szCs w:val="28"/>
        </w:rPr>
        <w:t xml:space="preserve">probeHash </w:t>
      </w:r>
      <w:r w:rsidRPr="00B254FF">
        <w:rPr>
          <w:rFonts w:ascii="Times New Roman" w:hAnsi="Times New Roman"/>
          <w:sz w:val="28"/>
          <w:szCs w:val="28"/>
        </w:rPr>
        <w:t>在进入搜索节点时根据</w:t>
      </w:r>
      <w:r w:rsidRPr="00B254FF">
        <w:rPr>
          <w:rFonts w:ascii="Times New Roman" w:hAnsi="Times New Roman"/>
          <w:sz w:val="28"/>
          <w:szCs w:val="28"/>
        </w:rPr>
        <w:t xml:space="preserve"> Zobrist Key </w:t>
      </w:r>
      <w:r w:rsidRPr="00B254FF">
        <w:rPr>
          <w:rFonts w:ascii="Times New Roman" w:hAnsi="Times New Roman"/>
          <w:sz w:val="28"/>
          <w:szCs w:val="28"/>
        </w:rPr>
        <w:t>查询置换表，若命中且记录深度不低于当前深度，则根据</w:t>
      </w:r>
      <w:r w:rsidRPr="00B254FF">
        <w:rPr>
          <w:rFonts w:ascii="Times New Roman" w:hAnsi="Times New Roman"/>
          <w:sz w:val="28"/>
          <w:szCs w:val="28"/>
        </w:rPr>
        <w:t xml:space="preserve"> EXACT</w:t>
      </w:r>
      <w:r w:rsidRPr="00B254FF">
        <w:rPr>
          <w:rFonts w:ascii="Times New Roman" w:hAnsi="Times New Roman"/>
          <w:sz w:val="28"/>
          <w:szCs w:val="28"/>
        </w:rPr>
        <w:t>、</w:t>
      </w:r>
      <w:r w:rsidRPr="00B254FF">
        <w:rPr>
          <w:rFonts w:ascii="Times New Roman" w:hAnsi="Times New Roman"/>
          <w:sz w:val="28"/>
          <w:szCs w:val="28"/>
        </w:rPr>
        <w:t>ALPHA</w:t>
      </w:r>
      <w:r w:rsidRPr="00B254FF">
        <w:rPr>
          <w:rFonts w:ascii="Times New Roman" w:hAnsi="Times New Roman"/>
          <w:sz w:val="28"/>
          <w:szCs w:val="28"/>
        </w:rPr>
        <w:t>、</w:t>
      </w:r>
      <w:r w:rsidRPr="00B254FF">
        <w:rPr>
          <w:rFonts w:ascii="Times New Roman" w:hAnsi="Times New Roman"/>
          <w:sz w:val="28"/>
          <w:szCs w:val="28"/>
        </w:rPr>
        <w:t xml:space="preserve">BETA </w:t>
      </w:r>
      <w:r w:rsidRPr="00B254FF">
        <w:rPr>
          <w:rFonts w:ascii="Times New Roman" w:hAnsi="Times New Roman"/>
          <w:sz w:val="28"/>
          <w:szCs w:val="28"/>
        </w:rPr>
        <w:t>三种标志决定直接返回精确值或利用上下界进行剪枝。</w:t>
      </w:r>
      <w:r w:rsidRPr="00B254FF">
        <w:rPr>
          <w:rFonts w:ascii="Times New Roman" w:hAnsi="Times New Roman"/>
          <w:sz w:val="28"/>
          <w:szCs w:val="28"/>
        </w:rPr>
        <w:t xml:space="preserve">RecordHash </w:t>
      </w:r>
      <w:r w:rsidRPr="00B254FF">
        <w:rPr>
          <w:rFonts w:ascii="Times New Roman" w:hAnsi="Times New Roman"/>
          <w:sz w:val="28"/>
          <w:szCs w:val="28"/>
        </w:rPr>
        <w:t>在搜索结束或发生</w:t>
      </w:r>
      <w:r w:rsidRPr="00B254FF">
        <w:rPr>
          <w:rFonts w:ascii="Times New Roman" w:hAnsi="Times New Roman"/>
          <w:sz w:val="28"/>
          <w:szCs w:val="28"/>
        </w:rPr>
        <w:t xml:space="preserve"> beta </w:t>
      </w:r>
      <w:r w:rsidRPr="00B254FF">
        <w:rPr>
          <w:rFonts w:ascii="Times New Roman" w:hAnsi="Times New Roman"/>
          <w:sz w:val="28"/>
          <w:szCs w:val="28"/>
        </w:rPr>
        <w:t>截断时写入置换表，并优先保留更深层的搜索结果。同时，命中的</w:t>
      </w:r>
      <w:r w:rsidRPr="00B254FF">
        <w:rPr>
          <w:rFonts w:ascii="Times New Roman" w:hAnsi="Times New Roman"/>
          <w:sz w:val="28"/>
          <w:szCs w:val="28"/>
        </w:rPr>
        <w:t xml:space="preserve"> best_move </w:t>
      </w:r>
      <w:r w:rsidRPr="00B254FF">
        <w:rPr>
          <w:rFonts w:ascii="Times New Roman" w:hAnsi="Times New Roman"/>
          <w:sz w:val="28"/>
          <w:szCs w:val="28"/>
        </w:rPr>
        <w:t>会在当前节点的着法排序中被提前，作为置换表启发着法优先搜索。</w:t>
      </w:r>
    </w:p>
    <w:p w14:paraId="632F299A" w14:textId="4D23A5BD"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 xml:space="preserve">.3 </w:t>
      </w:r>
      <w:r>
        <w:rPr>
          <w:rFonts w:ascii="Times New Roman" w:hAnsi="Times New Roman" w:hint="eastAsia"/>
          <w:sz w:val="28"/>
          <w:szCs w:val="28"/>
        </w:rPr>
        <w:t>NegaMax</w:t>
      </w:r>
      <w:r>
        <w:rPr>
          <w:rFonts w:ascii="Times New Roman" w:hAnsi="Times New Roman"/>
          <w:sz w:val="28"/>
          <w:szCs w:val="28"/>
        </w:rPr>
        <w:t>(</w:t>
      </w:r>
      <w:r>
        <w:rPr>
          <w:rFonts w:ascii="Times New Roman" w:hAnsi="Times New Roman" w:hint="eastAsia"/>
          <w:sz w:val="28"/>
          <w:szCs w:val="28"/>
        </w:rPr>
        <w:t>负极大值</w:t>
      </w:r>
      <w:r>
        <w:rPr>
          <w:rFonts w:ascii="Times New Roman" w:hAnsi="Times New Roman"/>
          <w:sz w:val="28"/>
          <w:szCs w:val="28"/>
        </w:rPr>
        <w:t>)</w:t>
      </w:r>
      <w:r>
        <w:rPr>
          <w:rFonts w:ascii="Times New Roman" w:hAnsi="Times New Roman" w:hint="eastAsia"/>
          <w:sz w:val="28"/>
          <w:szCs w:val="28"/>
        </w:rPr>
        <w:t>形式</w:t>
      </w:r>
      <w:r>
        <w:rPr>
          <w:rFonts w:ascii="Times New Roman" w:hAnsi="Times New Roman"/>
          <w:sz w:val="28"/>
          <w:szCs w:val="28"/>
        </w:rPr>
        <w:t xml:space="preserve">alpha-beta </w:t>
      </w:r>
      <w:r>
        <w:rPr>
          <w:rFonts w:ascii="Times New Roman" w:hAnsi="Times New Roman" w:hint="eastAsia"/>
          <w:sz w:val="28"/>
          <w:szCs w:val="28"/>
        </w:rPr>
        <w:t>搜素算法</w:t>
      </w:r>
    </w:p>
    <w:p w14:paraId="4B5640F9" w14:textId="77777777" w:rsidR="00B254FF" w:rsidRPr="00B254FF" w:rsidRDefault="00B254FF" w:rsidP="00B254FF">
      <w:pPr>
        <w:widowControl/>
        <w:spacing w:before="100" w:beforeAutospacing="1" w:after="100" w:afterAutospacing="1"/>
        <w:ind w:firstLine="420"/>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程序的</w:t>
      </w:r>
      <w:r w:rsidRPr="00B254FF">
        <w:rPr>
          <w:rFonts w:ascii="Times New Roman" w:hAnsi="Times New Roman"/>
          <w:sz w:val="28"/>
          <w:szCs w:val="28"/>
        </w:rPr>
        <w:t xml:space="preserve"> alpha_beta_search </w:t>
      </w:r>
      <w:r w:rsidRPr="00B254FF">
        <w:rPr>
          <w:rFonts w:ascii="Times New Roman" w:hAnsi="Times New Roman"/>
          <w:sz w:val="28"/>
          <w:szCs w:val="28"/>
        </w:rPr>
        <w:t>与</w:t>
      </w:r>
      <w:r w:rsidRPr="00B254FF">
        <w:rPr>
          <w:rFonts w:ascii="Times New Roman" w:hAnsi="Times New Roman"/>
          <w:sz w:val="28"/>
          <w:szCs w:val="28"/>
        </w:rPr>
        <w:t xml:space="preserve"> alpha_beta_PVS_search </w:t>
      </w:r>
      <w:r w:rsidRPr="00B254FF">
        <w:rPr>
          <w:rFonts w:ascii="Times New Roman" w:hAnsi="Times New Roman"/>
          <w:sz w:val="28"/>
          <w:szCs w:val="28"/>
        </w:rPr>
        <w:t>均采用</w:t>
      </w:r>
      <w:r w:rsidRPr="00B254FF">
        <w:rPr>
          <w:rFonts w:ascii="Times New Roman" w:hAnsi="Times New Roman"/>
          <w:sz w:val="28"/>
          <w:szCs w:val="28"/>
        </w:rPr>
        <w:t xml:space="preserve"> NegaMax </w:t>
      </w:r>
      <w:r w:rsidRPr="00B254FF">
        <w:rPr>
          <w:rFonts w:ascii="Times New Roman" w:hAnsi="Times New Roman"/>
          <w:sz w:val="28"/>
          <w:szCs w:val="28"/>
        </w:rPr>
        <w:t>形式实现，即每向下一层搜索一次，就通过取负号转换为对手视角的局面评分，调用形式为</w:t>
      </w:r>
      <w:r w:rsidRPr="00B254FF">
        <w:rPr>
          <w:rFonts w:ascii="Times New Roman" w:hAnsi="Times New Roman"/>
          <w:sz w:val="28"/>
          <w:szCs w:val="28"/>
        </w:rPr>
        <w:t xml:space="preserve"> -search(depth - 1, -beta, -</w:t>
      </w:r>
      <w:r w:rsidRPr="00B254FF">
        <w:rPr>
          <w:rFonts w:ascii="Times New Roman" w:hAnsi="Times New Roman"/>
          <w:sz w:val="28"/>
          <w:szCs w:val="28"/>
        </w:rPr>
        <w:lastRenderedPageBreak/>
        <w:t>alpha)</w:t>
      </w:r>
      <w:r w:rsidRPr="00B254FF">
        <w:rPr>
          <w:rFonts w:ascii="Times New Roman" w:hAnsi="Times New Roman"/>
          <w:sz w:val="28"/>
          <w:szCs w:val="28"/>
        </w:rPr>
        <w:t>。这样可以将极大层和极小层统一为</w:t>
      </w:r>
      <w:r w:rsidRPr="00B254FF">
        <w:rPr>
          <w:rFonts w:ascii="Times New Roman" w:hAnsi="Times New Roman"/>
          <w:sz w:val="28"/>
          <w:szCs w:val="28"/>
        </w:rPr>
        <w:t>“</w:t>
      </w:r>
      <w:r w:rsidRPr="00B254FF">
        <w:rPr>
          <w:rFonts w:ascii="Times New Roman" w:hAnsi="Times New Roman"/>
          <w:sz w:val="28"/>
          <w:szCs w:val="28"/>
        </w:rPr>
        <w:t>当前行动方最大化收益</w:t>
      </w:r>
      <w:r w:rsidRPr="00B254FF">
        <w:rPr>
          <w:rFonts w:ascii="Times New Roman" w:hAnsi="Times New Roman"/>
          <w:sz w:val="28"/>
          <w:szCs w:val="28"/>
        </w:rPr>
        <w:t>”</w:t>
      </w:r>
      <w:r w:rsidRPr="00B254FF">
        <w:rPr>
          <w:rFonts w:ascii="Times New Roman" w:hAnsi="Times New Roman"/>
          <w:sz w:val="28"/>
          <w:szCs w:val="28"/>
        </w:rPr>
        <w:t>的搜索模型，简化递归逻辑。搜索过程中若</w:t>
      </w:r>
      <w:r w:rsidRPr="00B254FF">
        <w:rPr>
          <w:rFonts w:ascii="Times New Roman" w:hAnsi="Times New Roman"/>
          <w:sz w:val="28"/>
          <w:szCs w:val="28"/>
        </w:rPr>
        <w:t xml:space="preserve"> val &gt;= beta </w:t>
      </w:r>
      <w:r w:rsidRPr="00B254FF">
        <w:rPr>
          <w:rFonts w:ascii="Times New Roman" w:hAnsi="Times New Roman"/>
          <w:sz w:val="28"/>
          <w:szCs w:val="28"/>
        </w:rPr>
        <w:t>则触发</w:t>
      </w:r>
      <w:r w:rsidRPr="00B254FF">
        <w:rPr>
          <w:rFonts w:ascii="Times New Roman" w:hAnsi="Times New Roman"/>
          <w:sz w:val="28"/>
          <w:szCs w:val="28"/>
        </w:rPr>
        <w:t xml:space="preserve"> beta </w:t>
      </w:r>
      <w:r w:rsidRPr="00B254FF">
        <w:rPr>
          <w:rFonts w:ascii="Times New Roman" w:hAnsi="Times New Roman"/>
          <w:sz w:val="28"/>
          <w:szCs w:val="28"/>
        </w:rPr>
        <w:t>剪枝；若</w:t>
      </w:r>
      <w:r w:rsidRPr="00B254FF">
        <w:rPr>
          <w:rFonts w:ascii="Times New Roman" w:hAnsi="Times New Roman"/>
          <w:sz w:val="28"/>
          <w:szCs w:val="28"/>
        </w:rPr>
        <w:t xml:space="preserve"> val &gt; alpha </w:t>
      </w:r>
      <w:r w:rsidRPr="00B254FF">
        <w:rPr>
          <w:rFonts w:ascii="Times New Roman" w:hAnsi="Times New Roman"/>
          <w:sz w:val="28"/>
          <w:szCs w:val="28"/>
        </w:rPr>
        <w:t>则更新</w:t>
      </w:r>
      <w:r w:rsidRPr="00B254FF">
        <w:rPr>
          <w:rFonts w:ascii="Times New Roman" w:hAnsi="Times New Roman"/>
          <w:sz w:val="28"/>
          <w:szCs w:val="28"/>
        </w:rPr>
        <w:t xml:space="preserve"> alpha</w:t>
      </w:r>
      <w:r w:rsidRPr="00B254FF">
        <w:rPr>
          <w:rFonts w:ascii="Times New Roman" w:hAnsi="Times New Roman"/>
          <w:sz w:val="28"/>
          <w:szCs w:val="28"/>
        </w:rPr>
        <w:t>，最终返回当前节点在</w:t>
      </w:r>
      <w:r w:rsidRPr="00B254FF">
        <w:rPr>
          <w:rFonts w:ascii="Times New Roman" w:hAnsi="Times New Roman"/>
          <w:sz w:val="28"/>
          <w:szCs w:val="28"/>
        </w:rPr>
        <w:t xml:space="preserve"> alpha-beta </w:t>
      </w:r>
      <w:r w:rsidRPr="00B254FF">
        <w:rPr>
          <w:rFonts w:ascii="Times New Roman" w:hAnsi="Times New Roman"/>
          <w:sz w:val="28"/>
          <w:szCs w:val="28"/>
        </w:rPr>
        <w:t>窗口内得到的最优估值。</w:t>
      </w:r>
    </w:p>
    <w:p w14:paraId="2E41F9E8" w14:textId="77777777" w:rsidR="00875EFC" w:rsidRPr="00B254FF" w:rsidRDefault="00875EFC" w:rsidP="006972B7">
      <w:pPr>
        <w:rPr>
          <w:rFonts w:ascii="Times New Roman" w:hAnsi="Times New Roman"/>
          <w:sz w:val="28"/>
          <w:szCs w:val="28"/>
        </w:rPr>
      </w:pPr>
    </w:p>
    <w:p w14:paraId="60B16455" w14:textId="77777777" w:rsidR="00B254FF"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.4</w:t>
      </w:r>
      <w:r w:rsidR="00D4658B">
        <w:rPr>
          <w:rFonts w:ascii="Times New Roman" w:hAnsi="Times New Roman"/>
          <w:sz w:val="28"/>
          <w:szCs w:val="28"/>
        </w:rPr>
        <w:t xml:space="preserve"> </w:t>
      </w:r>
      <w:r w:rsidR="00D4658B">
        <w:rPr>
          <w:rFonts w:ascii="Times New Roman" w:hAnsi="Times New Roman" w:hint="eastAsia"/>
          <w:sz w:val="28"/>
          <w:szCs w:val="28"/>
        </w:rPr>
        <w:t>Fail</w:t>
      </w:r>
      <w:r w:rsidR="00D4658B">
        <w:rPr>
          <w:rFonts w:ascii="Times New Roman" w:hAnsi="Times New Roman"/>
          <w:sz w:val="28"/>
          <w:szCs w:val="28"/>
        </w:rPr>
        <w:t>-</w:t>
      </w:r>
      <w:r w:rsidR="00D4658B">
        <w:rPr>
          <w:rFonts w:ascii="Times New Roman" w:hAnsi="Times New Roman" w:hint="eastAsia"/>
          <w:sz w:val="28"/>
          <w:szCs w:val="28"/>
        </w:rPr>
        <w:t>Soft</w:t>
      </w:r>
      <w:r w:rsidR="00D4658B">
        <w:rPr>
          <w:rFonts w:ascii="Times New Roman" w:hAnsi="Times New Roman" w:hint="eastAsia"/>
          <w:sz w:val="28"/>
          <w:szCs w:val="28"/>
        </w:rPr>
        <w:t>形式</w:t>
      </w:r>
      <w:r>
        <w:rPr>
          <w:rFonts w:ascii="Times New Roman" w:hAnsi="Times New Roman"/>
          <w:sz w:val="28"/>
          <w:szCs w:val="28"/>
        </w:rPr>
        <w:t xml:space="preserve"> </w:t>
      </w:r>
      <w:r>
        <w:rPr>
          <w:rFonts w:ascii="Times New Roman" w:hAnsi="Times New Roman" w:hint="eastAsia"/>
          <w:sz w:val="28"/>
          <w:szCs w:val="28"/>
        </w:rPr>
        <w:t>PVS(</w:t>
      </w:r>
      <w:r>
        <w:rPr>
          <w:rFonts w:ascii="Times New Roman" w:hAnsi="Times New Roman"/>
          <w:sz w:val="28"/>
          <w:szCs w:val="28"/>
        </w:rPr>
        <w:t>Princip</w:t>
      </w:r>
      <w:r>
        <w:rPr>
          <w:rFonts w:ascii="Times New Roman" w:hAnsi="Times New Roman" w:hint="eastAsia"/>
          <w:sz w:val="28"/>
          <w:szCs w:val="28"/>
        </w:rPr>
        <w:t>al</w:t>
      </w:r>
      <w:r>
        <w:rPr>
          <w:rFonts w:ascii="Times New Roman" w:hAnsi="Times New Roman"/>
          <w:sz w:val="28"/>
          <w:szCs w:val="28"/>
        </w:rPr>
        <w:t xml:space="preserve"> Variation Search</w:t>
      </w:r>
      <w:r>
        <w:rPr>
          <w:rFonts w:ascii="Times New Roman" w:hAnsi="Times New Roman" w:hint="eastAsia"/>
          <w:sz w:val="28"/>
          <w:szCs w:val="28"/>
        </w:rPr>
        <w:t>，主要变例搜素</w:t>
      </w:r>
      <w:r>
        <w:rPr>
          <w:rFonts w:ascii="Times New Roman" w:hAnsi="Times New Roman"/>
          <w:sz w:val="28"/>
          <w:szCs w:val="28"/>
        </w:rPr>
        <w:t>)</w:t>
      </w:r>
      <w:r>
        <w:rPr>
          <w:rFonts w:ascii="Times New Roman" w:hAnsi="Times New Roman" w:hint="eastAsia"/>
          <w:sz w:val="28"/>
          <w:szCs w:val="28"/>
        </w:rPr>
        <w:t>算法</w:t>
      </w:r>
    </w:p>
    <w:p w14:paraId="6AE9BD30" w14:textId="77777777" w:rsidR="00B254FF" w:rsidRPr="00B254FF" w:rsidRDefault="00B254FF" w:rsidP="00B254FF">
      <w:pPr>
        <w:widowControl/>
        <w:spacing w:before="100" w:beforeAutospacing="1" w:after="100" w:afterAutospacing="1"/>
        <w:ind w:firstLine="420"/>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在</w:t>
      </w:r>
      <w:r w:rsidRPr="00B254FF">
        <w:rPr>
          <w:rFonts w:ascii="Times New Roman" w:hAnsi="Times New Roman"/>
          <w:sz w:val="28"/>
          <w:szCs w:val="28"/>
        </w:rPr>
        <w:t xml:space="preserve"> ChessAI::alpha_beta_PVS_search </w:t>
      </w:r>
      <w:r w:rsidRPr="00B254FF">
        <w:rPr>
          <w:rFonts w:ascii="Times New Roman" w:hAnsi="Times New Roman"/>
          <w:sz w:val="28"/>
          <w:szCs w:val="28"/>
        </w:rPr>
        <w:t>中实现主要变例搜索。第一个候选着法使用完整窗口搜索，之后的着法先使用零窗口</w:t>
      </w:r>
      <w:r w:rsidRPr="00B254FF">
        <w:rPr>
          <w:rFonts w:ascii="Times New Roman" w:hAnsi="Times New Roman"/>
          <w:sz w:val="28"/>
          <w:szCs w:val="28"/>
        </w:rPr>
        <w:t xml:space="preserve"> [-alpha-1, -alpha] </w:t>
      </w:r>
      <w:r w:rsidRPr="00B254FF">
        <w:rPr>
          <w:rFonts w:ascii="Times New Roman" w:hAnsi="Times New Roman"/>
          <w:sz w:val="28"/>
          <w:szCs w:val="28"/>
        </w:rPr>
        <w:t>进行快速验证；若返回值落入</w:t>
      </w:r>
      <w:r w:rsidRPr="00B254FF">
        <w:rPr>
          <w:rFonts w:ascii="Times New Roman" w:hAnsi="Times New Roman"/>
          <w:sz w:val="28"/>
          <w:szCs w:val="28"/>
        </w:rPr>
        <w:t xml:space="preserve"> alpha </w:t>
      </w:r>
      <w:r w:rsidRPr="00B254FF">
        <w:rPr>
          <w:rFonts w:ascii="Times New Roman" w:hAnsi="Times New Roman"/>
          <w:sz w:val="28"/>
          <w:szCs w:val="28"/>
        </w:rPr>
        <w:t>与</w:t>
      </w:r>
      <w:r w:rsidRPr="00B254FF">
        <w:rPr>
          <w:rFonts w:ascii="Times New Roman" w:hAnsi="Times New Roman"/>
          <w:sz w:val="28"/>
          <w:szCs w:val="28"/>
        </w:rPr>
        <w:t xml:space="preserve"> beta </w:t>
      </w:r>
      <w:r w:rsidRPr="00B254FF">
        <w:rPr>
          <w:rFonts w:ascii="Times New Roman" w:hAnsi="Times New Roman"/>
          <w:sz w:val="28"/>
          <w:szCs w:val="28"/>
        </w:rPr>
        <w:t>之间，说明该着法可能改写主要变例，再使用完整窗口重新搜索。程序使用</w:t>
      </w:r>
      <w:r w:rsidRPr="00B254FF">
        <w:rPr>
          <w:rFonts w:ascii="Times New Roman" w:hAnsi="Times New Roman"/>
          <w:sz w:val="28"/>
          <w:szCs w:val="28"/>
        </w:rPr>
        <w:t xml:space="preserve"> best_val </w:t>
      </w:r>
      <w:r w:rsidRPr="00B254FF">
        <w:rPr>
          <w:rFonts w:ascii="Times New Roman" w:hAnsi="Times New Roman"/>
          <w:sz w:val="28"/>
          <w:szCs w:val="28"/>
        </w:rPr>
        <w:t>保存当前节点实际搜索到的最优分数，并在</w:t>
      </w:r>
      <w:r w:rsidRPr="00B254FF">
        <w:rPr>
          <w:rFonts w:ascii="Times New Roman" w:hAnsi="Times New Roman"/>
          <w:sz w:val="28"/>
          <w:szCs w:val="28"/>
        </w:rPr>
        <w:t xml:space="preserve"> beta </w:t>
      </w:r>
      <w:r w:rsidRPr="00B254FF">
        <w:rPr>
          <w:rFonts w:ascii="Times New Roman" w:hAnsi="Times New Roman"/>
          <w:sz w:val="28"/>
          <w:szCs w:val="28"/>
        </w:rPr>
        <w:t>截断时记录</w:t>
      </w:r>
      <w:r w:rsidRPr="00B254FF">
        <w:rPr>
          <w:rFonts w:ascii="Times New Roman" w:hAnsi="Times New Roman"/>
          <w:sz w:val="28"/>
          <w:szCs w:val="28"/>
        </w:rPr>
        <w:t xml:space="preserve"> BETA </w:t>
      </w:r>
      <w:r w:rsidRPr="00B254FF">
        <w:rPr>
          <w:rFonts w:ascii="Times New Roman" w:hAnsi="Times New Roman"/>
          <w:sz w:val="28"/>
          <w:szCs w:val="28"/>
        </w:rPr>
        <w:t>节点，在搜索结束后根据</w:t>
      </w:r>
      <w:r w:rsidRPr="00B254FF">
        <w:rPr>
          <w:rFonts w:ascii="Times New Roman" w:hAnsi="Times New Roman"/>
          <w:sz w:val="28"/>
          <w:szCs w:val="28"/>
        </w:rPr>
        <w:t xml:space="preserve"> best_val </w:t>
      </w:r>
      <w:r w:rsidRPr="00B254FF">
        <w:rPr>
          <w:rFonts w:ascii="Times New Roman" w:hAnsi="Times New Roman"/>
          <w:sz w:val="28"/>
          <w:szCs w:val="28"/>
        </w:rPr>
        <w:t>是否超过</w:t>
      </w:r>
      <w:r w:rsidRPr="00B254FF">
        <w:rPr>
          <w:rFonts w:ascii="Times New Roman" w:hAnsi="Times New Roman"/>
          <w:sz w:val="28"/>
          <w:szCs w:val="28"/>
        </w:rPr>
        <w:t xml:space="preserve"> original_alpha </w:t>
      </w:r>
      <w:r w:rsidRPr="00B254FF">
        <w:rPr>
          <w:rFonts w:ascii="Times New Roman" w:hAnsi="Times New Roman"/>
          <w:sz w:val="28"/>
          <w:szCs w:val="28"/>
        </w:rPr>
        <w:t>记录</w:t>
      </w:r>
      <w:r w:rsidRPr="00B254FF">
        <w:rPr>
          <w:rFonts w:ascii="Times New Roman" w:hAnsi="Times New Roman"/>
          <w:sz w:val="28"/>
          <w:szCs w:val="28"/>
        </w:rPr>
        <w:t xml:space="preserve"> EXACT </w:t>
      </w:r>
      <w:r w:rsidRPr="00B254FF">
        <w:rPr>
          <w:rFonts w:ascii="Times New Roman" w:hAnsi="Times New Roman"/>
          <w:sz w:val="28"/>
          <w:szCs w:val="28"/>
        </w:rPr>
        <w:t>或</w:t>
      </w:r>
      <w:r w:rsidRPr="00B254FF">
        <w:rPr>
          <w:rFonts w:ascii="Times New Roman" w:hAnsi="Times New Roman"/>
          <w:sz w:val="28"/>
          <w:szCs w:val="28"/>
        </w:rPr>
        <w:t xml:space="preserve"> ALPHA </w:t>
      </w:r>
      <w:r w:rsidRPr="00B254FF">
        <w:rPr>
          <w:rFonts w:ascii="Times New Roman" w:hAnsi="Times New Roman"/>
          <w:sz w:val="28"/>
          <w:szCs w:val="28"/>
        </w:rPr>
        <w:t>节点，使</w:t>
      </w:r>
      <w:r w:rsidRPr="00B254FF">
        <w:rPr>
          <w:rFonts w:ascii="Times New Roman" w:hAnsi="Times New Roman"/>
          <w:sz w:val="28"/>
          <w:szCs w:val="28"/>
        </w:rPr>
        <w:t xml:space="preserve"> PVS </w:t>
      </w:r>
      <w:r w:rsidRPr="00B254FF">
        <w:rPr>
          <w:rFonts w:ascii="Times New Roman" w:hAnsi="Times New Roman"/>
          <w:sz w:val="28"/>
          <w:szCs w:val="28"/>
        </w:rPr>
        <w:t>与置换表记录相结合，提高深层搜索效率。</w:t>
      </w:r>
    </w:p>
    <w:p w14:paraId="235BDEA0" w14:textId="12F51EF5" w:rsidR="006972B7" w:rsidRDefault="006972B7" w:rsidP="006972B7">
      <w:pPr>
        <w:rPr>
          <w:rFonts w:ascii="Times New Roman" w:hAnsi="Times New Roman"/>
          <w:sz w:val="28"/>
          <w:szCs w:val="28"/>
        </w:rPr>
      </w:pPr>
      <w:r>
        <w:rPr>
          <w:rFonts w:ascii="Times New Roman" w:hAnsi="Times New Roman"/>
          <w:sz w:val="28"/>
          <w:szCs w:val="28"/>
        </w:rPr>
        <w:t xml:space="preserve"> </w:t>
      </w:r>
    </w:p>
    <w:p w14:paraId="16786643" w14:textId="55A2ACA6"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.5 Quiescen</w:t>
      </w:r>
      <w:r w:rsidR="000A35C0">
        <w:rPr>
          <w:rFonts w:ascii="Times New Roman" w:hAnsi="Times New Roman"/>
          <w:sz w:val="28"/>
          <w:szCs w:val="28"/>
        </w:rPr>
        <w:t>c</w:t>
      </w:r>
      <w:r>
        <w:rPr>
          <w:rFonts w:ascii="Times New Roman" w:hAnsi="Times New Roman"/>
          <w:sz w:val="28"/>
          <w:szCs w:val="28"/>
        </w:rPr>
        <w:t>e Search</w:t>
      </w:r>
      <w:r>
        <w:rPr>
          <w:rFonts w:ascii="Times New Roman" w:hAnsi="Times New Roman" w:hint="eastAsia"/>
          <w:sz w:val="28"/>
          <w:szCs w:val="28"/>
        </w:rPr>
        <w:t>(</w:t>
      </w:r>
      <w:r>
        <w:rPr>
          <w:rFonts w:ascii="Times New Roman" w:hAnsi="Times New Roman" w:hint="eastAsia"/>
          <w:sz w:val="28"/>
          <w:szCs w:val="28"/>
        </w:rPr>
        <w:t>静态搜素</w:t>
      </w:r>
      <w:r>
        <w:rPr>
          <w:rFonts w:ascii="Times New Roman" w:hAnsi="Times New Roman"/>
          <w:sz w:val="28"/>
          <w:szCs w:val="28"/>
        </w:rPr>
        <w:t>)</w:t>
      </w:r>
      <w:r>
        <w:rPr>
          <w:rFonts w:ascii="Times New Roman" w:hAnsi="Times New Roman" w:hint="eastAsia"/>
          <w:sz w:val="28"/>
          <w:szCs w:val="28"/>
        </w:rPr>
        <w:t>算法</w:t>
      </w:r>
    </w:p>
    <w:p w14:paraId="48162CC8" w14:textId="77777777" w:rsidR="003A1590" w:rsidRDefault="003A1590" w:rsidP="003A1590">
      <w:pPr>
        <w:rPr>
          <w:ins w:id="7" w:author="阳 万" w:date="2026-05-03T12:15:00Z"/>
          <w:rFonts w:ascii="Times New Roman" w:hAnsi="Times New Roman"/>
          <w:sz w:val="28"/>
          <w:szCs w:val="28"/>
        </w:rPr>
      </w:pPr>
    </w:p>
    <w:p w14:paraId="5F558ED4" w14:textId="341D1392" w:rsidR="00DE2E9B" w:rsidRDefault="00DE2E9B" w:rsidP="006972B7">
      <w:pPr>
        <w:rPr>
          <w:rFonts w:ascii="Times New Roman" w:hAnsi="Times New Roman"/>
          <w:sz w:val="28"/>
          <w:szCs w:val="28"/>
        </w:rPr>
      </w:pPr>
      <w:r>
        <w:rPr>
          <w:rFonts w:ascii="Times New Roman" w:hAnsi="Times New Roman"/>
          <w:sz w:val="28"/>
          <w:szCs w:val="28"/>
        </w:rPr>
        <w:tab/>
      </w:r>
      <w:r w:rsidR="0049638A">
        <w:rPr>
          <w:rFonts w:hint="eastAsia"/>
          <w:b/>
          <w:bCs/>
          <w:sz w:val="28"/>
          <w:szCs w:val="28"/>
        </w:rPr>
        <w:t>方法描述</w:t>
      </w:r>
      <w:r w:rsidRPr="00DE2E9B">
        <w:rPr>
          <w:b/>
          <w:bCs/>
          <w:sz w:val="28"/>
          <w:szCs w:val="28"/>
        </w:rPr>
        <w:t>：</w:t>
      </w:r>
      <w:r w:rsidR="001800CD" w:rsidRPr="001800CD">
        <w:rPr>
          <w:rFonts w:ascii="Times New Roman" w:hAnsi="Times New Roman"/>
          <w:sz w:val="28"/>
          <w:szCs w:val="28"/>
        </w:rPr>
        <w:t>在</w:t>
      </w:r>
      <w:r w:rsidR="001800CD" w:rsidRPr="001800CD">
        <w:rPr>
          <w:rFonts w:ascii="Times New Roman" w:hAnsi="Times New Roman"/>
          <w:sz w:val="28"/>
          <w:szCs w:val="28"/>
        </w:rPr>
        <w:t xml:space="preserve"> ChessAI::quiescence_search </w:t>
      </w:r>
      <w:r w:rsidR="001800CD" w:rsidRPr="001800CD">
        <w:rPr>
          <w:rFonts w:ascii="Times New Roman" w:hAnsi="Times New Roman"/>
          <w:sz w:val="28"/>
          <w:szCs w:val="28"/>
        </w:rPr>
        <w:t>中针对博弈树深度截断导致的</w:t>
      </w:r>
      <w:r w:rsidR="001800CD" w:rsidRPr="001800CD">
        <w:rPr>
          <w:rFonts w:ascii="Times New Roman" w:hAnsi="Times New Roman"/>
          <w:sz w:val="28"/>
          <w:szCs w:val="28"/>
        </w:rPr>
        <w:t>“</w:t>
      </w:r>
      <w:r w:rsidR="001800CD" w:rsidRPr="001800CD">
        <w:rPr>
          <w:rFonts w:ascii="Times New Roman" w:hAnsi="Times New Roman"/>
          <w:sz w:val="28"/>
          <w:szCs w:val="28"/>
        </w:rPr>
        <w:t>水平线效应</w:t>
      </w:r>
      <w:r w:rsidR="001800CD" w:rsidRPr="001800CD">
        <w:rPr>
          <w:rFonts w:ascii="Times New Roman" w:hAnsi="Times New Roman"/>
          <w:sz w:val="28"/>
          <w:szCs w:val="28"/>
        </w:rPr>
        <w:t>”</w:t>
      </w:r>
      <w:r w:rsidR="001800CD" w:rsidRPr="001800CD">
        <w:rPr>
          <w:rFonts w:ascii="Times New Roman" w:hAnsi="Times New Roman"/>
          <w:sz w:val="28"/>
          <w:szCs w:val="28"/>
        </w:rPr>
        <w:t>进行延伸搜索，主要处理吃子和被将军等剧烈变化的局面。程序首先进行深度与时间保护，扫描九宫格，</w:t>
      </w:r>
      <w:r w:rsidR="00B14EE5">
        <w:rPr>
          <w:rFonts w:ascii="Times New Roman" w:hAnsi="Times New Roman" w:hint="eastAsia"/>
          <w:sz w:val="28"/>
          <w:szCs w:val="28"/>
        </w:rPr>
        <w:t>考虑将军状态是否需要特殊处理</w:t>
      </w:r>
      <w:r w:rsidR="001800CD" w:rsidRPr="001800CD">
        <w:rPr>
          <w:rFonts w:ascii="Times New Roman" w:hAnsi="Times New Roman"/>
          <w:sz w:val="28"/>
          <w:szCs w:val="28"/>
        </w:rPr>
        <w:t>。若未被将军，程序会计算当前局面的静态基础</w:t>
      </w:r>
      <w:r w:rsidR="001800CD" w:rsidRPr="001800CD">
        <w:rPr>
          <w:rFonts w:ascii="Times New Roman" w:hAnsi="Times New Roman"/>
          <w:sz w:val="28"/>
          <w:szCs w:val="28"/>
        </w:rPr>
        <w:lastRenderedPageBreak/>
        <w:t>分（</w:t>
      </w:r>
      <w:r w:rsidR="001800CD" w:rsidRPr="001800CD">
        <w:rPr>
          <w:rFonts w:ascii="Times New Roman" w:hAnsi="Times New Roman"/>
          <w:sz w:val="28"/>
          <w:szCs w:val="28"/>
        </w:rPr>
        <w:t>Stand Pat</w:t>
      </w:r>
      <w:r w:rsidR="001800CD" w:rsidRPr="001800CD">
        <w:rPr>
          <w:rFonts w:ascii="Times New Roman" w:hAnsi="Times New Roman"/>
          <w:sz w:val="28"/>
          <w:szCs w:val="28"/>
        </w:rPr>
        <w:t>），若该分数大于等于</w:t>
      </w:r>
      <w:r w:rsidR="001800CD" w:rsidRPr="001800CD">
        <w:rPr>
          <w:rFonts w:ascii="Times New Roman" w:hAnsi="Times New Roman"/>
          <w:sz w:val="28"/>
          <w:szCs w:val="28"/>
        </w:rPr>
        <w:t xml:space="preserve"> beta </w:t>
      </w:r>
      <w:r w:rsidR="001800CD" w:rsidRPr="001800CD">
        <w:rPr>
          <w:rFonts w:ascii="Times New Roman" w:hAnsi="Times New Roman"/>
          <w:sz w:val="28"/>
          <w:szCs w:val="28"/>
        </w:rPr>
        <w:t>则直接触发剪枝，否则尝试更新</w:t>
      </w:r>
      <w:r w:rsidR="001800CD" w:rsidRPr="001800CD">
        <w:rPr>
          <w:rFonts w:ascii="Times New Roman" w:hAnsi="Times New Roman"/>
          <w:sz w:val="28"/>
          <w:szCs w:val="28"/>
        </w:rPr>
        <w:t xml:space="preserve"> alpha </w:t>
      </w:r>
      <w:r w:rsidR="001800CD" w:rsidRPr="001800CD">
        <w:rPr>
          <w:rFonts w:ascii="Times New Roman" w:hAnsi="Times New Roman"/>
          <w:sz w:val="28"/>
          <w:szCs w:val="28"/>
        </w:rPr>
        <w:t>下界。接着，程序生成所有合法步，仅将吃子着法或解将着法纳入搜索；通过</w:t>
      </w:r>
      <w:r w:rsidR="001800CD" w:rsidRPr="001800CD">
        <w:rPr>
          <w:rFonts w:ascii="Times New Roman" w:hAnsi="Times New Roman"/>
          <w:sz w:val="28"/>
          <w:szCs w:val="28"/>
        </w:rPr>
        <w:t xml:space="preserve"> board-&gt;isattacked </w:t>
      </w:r>
      <w:r w:rsidR="001800CD" w:rsidRPr="001800CD">
        <w:rPr>
          <w:rFonts w:ascii="Times New Roman" w:hAnsi="Times New Roman"/>
          <w:sz w:val="28"/>
          <w:szCs w:val="28"/>
        </w:rPr>
        <w:t>判断目标位置保护状态以执行</w:t>
      </w:r>
      <w:r w:rsidR="001800CD" w:rsidRPr="001800CD">
        <w:rPr>
          <w:rFonts w:ascii="Times New Roman" w:hAnsi="Times New Roman"/>
          <w:sz w:val="28"/>
          <w:szCs w:val="28"/>
        </w:rPr>
        <w:t>“</w:t>
      </w:r>
      <w:r w:rsidR="001800CD" w:rsidRPr="001800CD">
        <w:rPr>
          <w:rFonts w:ascii="Times New Roman" w:hAnsi="Times New Roman"/>
          <w:sz w:val="28"/>
          <w:szCs w:val="28"/>
        </w:rPr>
        <w:t>不良吃子剪枝</w:t>
      </w:r>
      <w:r w:rsidR="001800CD" w:rsidRPr="001800CD">
        <w:rPr>
          <w:rFonts w:ascii="Times New Roman" w:hAnsi="Times New Roman"/>
          <w:sz w:val="28"/>
          <w:szCs w:val="28"/>
        </w:rPr>
        <w:t>”</w:t>
      </w:r>
      <w:r w:rsidR="001800CD" w:rsidRPr="001800CD">
        <w:rPr>
          <w:rFonts w:ascii="Times New Roman" w:hAnsi="Times New Roman"/>
          <w:sz w:val="28"/>
          <w:szCs w:val="28"/>
        </w:rPr>
        <w:t>（剔除亏本的交换行为），并利用</w:t>
      </w:r>
      <w:r w:rsidR="001800CD" w:rsidRPr="001800CD">
        <w:rPr>
          <w:rFonts w:ascii="Times New Roman" w:hAnsi="Times New Roman"/>
          <w:sz w:val="28"/>
          <w:szCs w:val="28"/>
        </w:rPr>
        <w:t xml:space="preserve"> MVVLVA</w:t>
      </w:r>
      <w:r w:rsidR="001800CD" w:rsidRPr="001800CD">
        <w:rPr>
          <w:rFonts w:ascii="Times New Roman" w:hAnsi="Times New Roman"/>
          <w:sz w:val="28"/>
          <w:szCs w:val="28"/>
        </w:rPr>
        <w:t>（最有价值受害者</w:t>
      </w:r>
      <w:r w:rsidR="001800CD" w:rsidRPr="001800CD">
        <w:rPr>
          <w:rFonts w:ascii="Times New Roman" w:hAnsi="Times New Roman"/>
          <w:sz w:val="28"/>
          <w:szCs w:val="28"/>
        </w:rPr>
        <w:t>-</w:t>
      </w:r>
      <w:r w:rsidR="001800CD" w:rsidRPr="001800CD">
        <w:rPr>
          <w:rFonts w:ascii="Times New Roman" w:hAnsi="Times New Roman"/>
          <w:sz w:val="28"/>
          <w:szCs w:val="28"/>
        </w:rPr>
        <w:t>最无价值攻击者）对着法进行高优先级打分。最终，程序采用延迟选择排序逐一提取当前最高分着法，递归调用带有深度递减的</w:t>
      </w:r>
      <w:r w:rsidR="001800CD" w:rsidRPr="001800CD">
        <w:rPr>
          <w:rFonts w:ascii="Times New Roman" w:hAnsi="Times New Roman"/>
          <w:sz w:val="28"/>
          <w:szCs w:val="28"/>
        </w:rPr>
        <w:t xml:space="preserve"> quiescence_search </w:t>
      </w:r>
      <w:r w:rsidR="001800CD" w:rsidRPr="001800CD">
        <w:rPr>
          <w:rFonts w:ascii="Times New Roman" w:hAnsi="Times New Roman"/>
          <w:sz w:val="28"/>
          <w:szCs w:val="28"/>
        </w:rPr>
        <w:t>进行负极大值推演，结合</w:t>
      </w:r>
      <w:r w:rsidR="007B288E">
        <w:rPr>
          <w:rFonts w:ascii="Times New Roman" w:hAnsi="Times New Roman" w:hint="eastAsia"/>
          <w:sz w:val="28"/>
          <w:szCs w:val="28"/>
        </w:rPr>
        <w:t>软失败机制</w:t>
      </w:r>
      <w:r w:rsidR="001800CD" w:rsidRPr="001800CD">
        <w:rPr>
          <w:rFonts w:ascii="Times New Roman" w:hAnsi="Times New Roman"/>
          <w:sz w:val="28"/>
          <w:szCs w:val="28"/>
        </w:rPr>
        <w:t>返回该节点下的最真实评估分数。</w:t>
      </w:r>
    </w:p>
    <w:p w14:paraId="5A849D28" w14:textId="77777777" w:rsidR="00875EFC" w:rsidRDefault="00875EFC" w:rsidP="006972B7">
      <w:pPr>
        <w:rPr>
          <w:rFonts w:ascii="Times New Roman" w:hAnsi="Times New Roman"/>
          <w:sz w:val="28"/>
          <w:szCs w:val="28"/>
        </w:rPr>
      </w:pPr>
    </w:p>
    <w:p w14:paraId="7B30A860" w14:textId="77777777" w:rsidR="00B14EE5" w:rsidRDefault="00B14EE5" w:rsidP="006972B7">
      <w:pPr>
        <w:rPr>
          <w:del w:id="8" w:author="阳 万" w:date="2026-05-03T12:15:00Z"/>
          <w:rFonts w:ascii="Times New Roman" w:hAnsi="Times New Roman"/>
          <w:sz w:val="28"/>
          <w:szCs w:val="28"/>
        </w:rPr>
      </w:pPr>
    </w:p>
    <w:p w14:paraId="6839AD37" w14:textId="2C8DEE8F" w:rsidR="00DA6049" w:rsidRDefault="00DA6049" w:rsidP="006972B7">
      <w:pPr>
        <w:rPr>
          <w:rFonts w:ascii="Times New Roman" w:hAnsi="Times New Roman"/>
          <w:sz w:val="28"/>
          <w:szCs w:val="28"/>
        </w:rPr>
      </w:pPr>
      <w:r>
        <w:rPr>
          <w:rFonts w:ascii="Times New Roman" w:hAnsi="Times New Roman" w:hint="eastAsia"/>
          <w:sz w:val="28"/>
          <w:szCs w:val="28"/>
        </w:rPr>
        <w:t>3.</w:t>
      </w:r>
      <w:r w:rsidR="00B14EE5">
        <w:rPr>
          <w:rFonts w:ascii="Times New Roman" w:hAnsi="Times New Roman" w:hint="eastAsia"/>
          <w:sz w:val="28"/>
          <w:szCs w:val="28"/>
        </w:rPr>
        <w:t>6</w:t>
      </w:r>
      <w:r w:rsidRPr="00DA6049">
        <w:rPr>
          <w:rFonts w:ascii="Times New Roman" w:hAnsi="Times New Roman"/>
          <w:sz w:val="28"/>
          <w:szCs w:val="28"/>
        </w:rPr>
        <w:t>将军状态的特殊处理</w:t>
      </w:r>
    </w:p>
    <w:p w14:paraId="5C05B46C" w14:textId="77777777" w:rsidR="00875EFC" w:rsidRDefault="00875EFC" w:rsidP="006972B7">
      <w:pPr>
        <w:rPr>
          <w:rFonts w:ascii="Times New Roman" w:hAnsi="Times New Roman"/>
          <w:sz w:val="28"/>
          <w:szCs w:val="28"/>
        </w:rPr>
      </w:pPr>
    </w:p>
    <w:p w14:paraId="1F31037D" w14:textId="7B6B8FAD" w:rsidR="00DA6049" w:rsidRDefault="00DA6049" w:rsidP="00DA6049">
      <w:pPr>
        <w:rPr>
          <w:rFonts w:ascii="Times New Roman" w:hAnsi="Times New Roman"/>
          <w:sz w:val="28"/>
          <w:szCs w:val="28"/>
        </w:rPr>
      </w:pPr>
      <w:r>
        <w:rPr>
          <w:rFonts w:ascii="Times New Roman" w:hAnsi="Times New Roman"/>
          <w:sz w:val="28"/>
          <w:szCs w:val="28"/>
        </w:rPr>
        <w:tab/>
      </w:r>
      <w:r w:rsidRPr="00DA6049">
        <w:rPr>
          <w:rFonts w:ascii="Times New Roman" w:hAnsi="Times New Roman" w:hint="eastAsia"/>
          <w:b/>
          <w:bCs/>
          <w:sz w:val="28"/>
          <w:szCs w:val="28"/>
        </w:rPr>
        <w:t xml:space="preserve"> </w:t>
      </w:r>
      <w:r w:rsidRPr="00DA6049">
        <w:rPr>
          <w:rFonts w:ascii="Times New Roman" w:hAnsi="Times New Roman" w:hint="eastAsia"/>
          <w:b/>
          <w:bCs/>
          <w:sz w:val="28"/>
          <w:szCs w:val="28"/>
        </w:rPr>
        <w:t>方法描述</w:t>
      </w:r>
      <w:r>
        <w:rPr>
          <w:rFonts w:ascii="Times New Roman" w:hAnsi="Times New Roman" w:hint="eastAsia"/>
          <w:b/>
          <w:bCs/>
          <w:sz w:val="28"/>
          <w:szCs w:val="28"/>
        </w:rPr>
        <w:t>：</w:t>
      </w:r>
      <w:r w:rsidRPr="00DA6049">
        <w:rPr>
          <w:rFonts w:ascii="Times New Roman" w:hAnsi="Times New Roman" w:hint="eastAsia"/>
          <w:sz w:val="28"/>
          <w:szCs w:val="28"/>
        </w:rPr>
        <w:t>在</w:t>
      </w:r>
      <w:r>
        <w:rPr>
          <w:rFonts w:ascii="Times New Roman" w:hAnsi="Times New Roman"/>
          <w:sz w:val="28"/>
          <w:szCs w:val="28"/>
        </w:rPr>
        <w:t>Quiescence Search</w:t>
      </w:r>
      <w:r>
        <w:rPr>
          <w:rFonts w:ascii="Times New Roman" w:hAnsi="Times New Roman" w:hint="eastAsia"/>
          <w:sz w:val="28"/>
          <w:szCs w:val="28"/>
        </w:rPr>
        <w:t>中只</w:t>
      </w:r>
      <w:r w:rsidRPr="00DA6049">
        <w:rPr>
          <w:rFonts w:ascii="Times New Roman" w:hAnsi="Times New Roman"/>
          <w:sz w:val="28"/>
          <w:szCs w:val="28"/>
        </w:rPr>
        <w:t>扫描九宫格找到己方将帅，并检测是否被将军（</w:t>
      </w:r>
      <w:r w:rsidRPr="00DA6049">
        <w:rPr>
          <w:rFonts w:ascii="Times New Roman" w:hAnsi="Times New Roman"/>
          <w:sz w:val="28"/>
          <w:szCs w:val="28"/>
        </w:rPr>
        <w:t>inCheck</w:t>
      </w:r>
      <w:r w:rsidRPr="00DA6049">
        <w:rPr>
          <w:rFonts w:ascii="Times New Roman" w:hAnsi="Times New Roman"/>
          <w:sz w:val="28"/>
          <w:szCs w:val="28"/>
        </w:rPr>
        <w:t>）。</w:t>
      </w:r>
      <w:r w:rsidRPr="00DA6049">
        <w:rPr>
          <w:sz w:val="28"/>
          <w:szCs w:val="28"/>
        </w:rPr>
        <w:t xml:space="preserve"> </w:t>
      </w:r>
      <w:r w:rsidRPr="00DA6049">
        <w:rPr>
          <w:sz w:val="28"/>
          <w:szCs w:val="28"/>
        </w:rPr>
        <w:t>如果处于</w:t>
      </w:r>
      <w:r w:rsidRPr="00DA6049">
        <w:rPr>
          <w:sz w:val="28"/>
          <w:szCs w:val="28"/>
        </w:rPr>
        <w:t xml:space="preserve"> inCheck</w:t>
      </w:r>
      <w:r w:rsidRPr="00DA6049">
        <w:rPr>
          <w:sz w:val="28"/>
          <w:szCs w:val="28"/>
        </w:rPr>
        <w:t>，禁用</w:t>
      </w:r>
      <w:r w:rsidRPr="00DA6049">
        <w:rPr>
          <w:sz w:val="28"/>
          <w:szCs w:val="28"/>
        </w:rPr>
        <w:t xml:space="preserve"> Stand Pat</w:t>
      </w:r>
      <w:r w:rsidRPr="00DA6049">
        <w:rPr>
          <w:sz w:val="28"/>
          <w:szCs w:val="28"/>
        </w:rPr>
        <w:t>（。</w:t>
      </w:r>
      <w:r w:rsidRPr="00DA6049">
        <w:rPr>
          <w:rFonts w:ascii="Times New Roman" w:hAnsi="Times New Roman"/>
          <w:sz w:val="28"/>
          <w:szCs w:val="28"/>
        </w:rPr>
        <w:t xml:space="preserve"> </w:t>
      </w:r>
      <w:r w:rsidRPr="00DA6049">
        <w:rPr>
          <w:rFonts w:ascii="Times New Roman" w:hAnsi="Times New Roman"/>
          <w:sz w:val="28"/>
          <w:szCs w:val="28"/>
        </w:rPr>
        <w:t>在后续着法生成时，如果不被将军，只搜索吃子着法（</w:t>
      </w:r>
      <w:r w:rsidRPr="00DA6049">
        <w:rPr>
          <w:rFonts w:ascii="Times New Roman" w:hAnsi="Times New Roman"/>
          <w:sz w:val="28"/>
          <w:szCs w:val="28"/>
        </w:rPr>
        <w:t>victim != None</w:t>
      </w:r>
      <w:r w:rsidRPr="00DA6049">
        <w:rPr>
          <w:rFonts w:ascii="Times New Roman" w:hAnsi="Times New Roman"/>
          <w:sz w:val="28"/>
          <w:szCs w:val="28"/>
        </w:rPr>
        <w:t>）；如果被将军，则允许所有合法着法（包括非吃子的逃将着法）进入静态搜索队列。在将军时，逃将着法（非吃子）被赋予</w:t>
      </w:r>
      <w:r w:rsidRPr="00DA6049">
        <w:rPr>
          <w:rFonts w:ascii="Times New Roman" w:hAnsi="Times New Roman"/>
          <w:sz w:val="28"/>
          <w:szCs w:val="28"/>
        </w:rPr>
        <w:t xml:space="preserve"> AttackerValue[attacker] </w:t>
      </w:r>
      <w:r w:rsidRPr="00DA6049">
        <w:rPr>
          <w:rFonts w:ascii="Times New Roman" w:hAnsi="Times New Roman"/>
          <w:sz w:val="28"/>
          <w:szCs w:val="28"/>
        </w:rPr>
        <w:t>的分数，而吃子着法被赋予</w:t>
      </w:r>
      <w:r w:rsidRPr="00DA6049">
        <w:rPr>
          <w:rFonts w:ascii="Times New Roman" w:hAnsi="Times New Roman"/>
          <w:sz w:val="28"/>
          <w:szCs w:val="28"/>
        </w:rPr>
        <w:t xml:space="preserve"> mvvlva + 10000</w:t>
      </w:r>
      <w:r w:rsidRPr="00DA6049">
        <w:rPr>
          <w:rFonts w:ascii="Times New Roman" w:hAnsi="Times New Roman"/>
          <w:sz w:val="28"/>
          <w:szCs w:val="28"/>
        </w:rPr>
        <w:t>。这确保了在解将时，吃掉对方将军的子的优先级远远高于单纯</w:t>
      </w:r>
      <w:r w:rsidR="00B14EE5">
        <w:rPr>
          <w:rFonts w:ascii="Times New Roman" w:hAnsi="Times New Roman" w:hint="eastAsia"/>
          <w:sz w:val="28"/>
          <w:szCs w:val="28"/>
        </w:rPr>
        <w:t>解将</w:t>
      </w:r>
      <w:r w:rsidRPr="00DA6049">
        <w:rPr>
          <w:rFonts w:ascii="Times New Roman" w:hAnsi="Times New Roman"/>
          <w:sz w:val="28"/>
          <w:szCs w:val="28"/>
        </w:rPr>
        <w:t>。</w:t>
      </w:r>
    </w:p>
    <w:p w14:paraId="5F240E70" w14:textId="04817243" w:rsidR="00B14EE5" w:rsidRDefault="00B14EE5" w:rsidP="006972B7">
      <w:pPr>
        <w:rPr>
          <w:sz w:val="28"/>
          <w:szCs w:val="28"/>
        </w:rPr>
      </w:pPr>
    </w:p>
    <w:p w14:paraId="75093839" w14:textId="7DBED246" w:rsidR="00E53A76" w:rsidRDefault="00E53A76" w:rsidP="006972B7">
      <w:pPr>
        <w:rPr>
          <w:sz w:val="28"/>
          <w:szCs w:val="28"/>
        </w:rPr>
      </w:pPr>
    </w:p>
    <w:p w14:paraId="1C95B31B" w14:textId="3604C709" w:rsidR="00E53A76" w:rsidRDefault="00E53A76" w:rsidP="006972B7">
      <w:pPr>
        <w:rPr>
          <w:sz w:val="28"/>
          <w:szCs w:val="28"/>
        </w:rPr>
      </w:pPr>
    </w:p>
    <w:p w14:paraId="70546EE5" w14:textId="77777777" w:rsidR="00E53A76" w:rsidRDefault="00E53A76" w:rsidP="006972B7">
      <w:pPr>
        <w:rPr>
          <w:sz w:val="28"/>
          <w:szCs w:val="28"/>
        </w:rPr>
      </w:pPr>
    </w:p>
    <w:p w14:paraId="06C8FE25" w14:textId="77777777" w:rsidR="00875EFC" w:rsidRPr="00DA6049" w:rsidRDefault="00875EFC" w:rsidP="00DA6049">
      <w:pPr>
        <w:rPr>
          <w:del w:id="9" w:author="阳 万" w:date="2026-05-03T12:15:00Z"/>
          <w:sz w:val="28"/>
          <w:szCs w:val="28"/>
        </w:rPr>
      </w:pPr>
    </w:p>
    <w:p w14:paraId="382D243F" w14:textId="67CA9733" w:rsidR="00B14EE5" w:rsidRDefault="00DA6049" w:rsidP="006972B7">
      <w:pPr>
        <w:rPr>
          <w:rFonts w:ascii="Times New Roman" w:hAnsi="Times New Roman"/>
          <w:sz w:val="28"/>
          <w:szCs w:val="28"/>
        </w:rPr>
      </w:pPr>
      <w:r w:rsidRPr="00DA6049">
        <w:rPr>
          <w:rFonts w:ascii="Times New Roman" w:hAnsi="Times New Roman" w:hint="eastAsia"/>
          <w:sz w:val="28"/>
          <w:szCs w:val="28"/>
        </w:rPr>
        <w:t>3.</w:t>
      </w:r>
      <w:r w:rsidR="00B14EE5">
        <w:rPr>
          <w:rFonts w:ascii="Times New Roman" w:hAnsi="Times New Roman" w:hint="eastAsia"/>
          <w:sz w:val="28"/>
          <w:szCs w:val="28"/>
        </w:rPr>
        <w:t>7</w:t>
      </w:r>
      <w:r w:rsidRPr="00DA6049">
        <w:rPr>
          <w:rFonts w:ascii="Times New Roman" w:hAnsi="Times New Roman"/>
          <w:sz w:val="28"/>
          <w:szCs w:val="28"/>
        </w:rPr>
        <w:t>不良吃子剪枝</w:t>
      </w:r>
    </w:p>
    <w:p w14:paraId="62175D7C" w14:textId="77777777" w:rsidR="00875EFC" w:rsidRDefault="00875EFC" w:rsidP="006972B7">
      <w:pPr>
        <w:rPr>
          <w:rFonts w:ascii="Times New Roman" w:hAnsi="Times New Roman"/>
          <w:sz w:val="28"/>
          <w:szCs w:val="28"/>
        </w:rPr>
      </w:pPr>
    </w:p>
    <w:p w14:paraId="40FC9DBF" w14:textId="46953A21" w:rsidR="00B14EE5" w:rsidRDefault="00DA6049" w:rsidP="00DA6049">
      <w:pPr>
        <w:rPr>
          <w:sz w:val="28"/>
          <w:szCs w:val="28"/>
        </w:rPr>
      </w:pPr>
      <w:r>
        <w:rPr>
          <w:rFonts w:ascii="Times New Roman" w:hAnsi="Times New Roman"/>
          <w:sz w:val="28"/>
          <w:szCs w:val="28"/>
        </w:rPr>
        <w:tab/>
      </w:r>
      <w:r w:rsidRPr="00DA6049">
        <w:rPr>
          <w:rFonts w:ascii="Times New Roman" w:hAnsi="Times New Roman" w:hint="eastAsia"/>
          <w:b/>
          <w:bCs/>
          <w:sz w:val="28"/>
          <w:szCs w:val="28"/>
        </w:rPr>
        <w:t xml:space="preserve"> </w:t>
      </w:r>
      <w:r w:rsidRPr="00DA6049">
        <w:rPr>
          <w:rFonts w:ascii="Times New Roman" w:hAnsi="Times New Roman" w:hint="eastAsia"/>
          <w:b/>
          <w:bCs/>
          <w:sz w:val="28"/>
          <w:szCs w:val="28"/>
        </w:rPr>
        <w:t>方法描述</w:t>
      </w:r>
      <w:r>
        <w:rPr>
          <w:rFonts w:ascii="Times New Roman" w:hAnsi="Times New Roman" w:hint="eastAsia"/>
          <w:b/>
          <w:bCs/>
          <w:sz w:val="28"/>
          <w:szCs w:val="28"/>
        </w:rPr>
        <w:t>：</w:t>
      </w:r>
      <w:r w:rsidRPr="00DA6049">
        <w:rPr>
          <w:rFonts w:ascii="Times New Roman" w:hAnsi="Times New Roman" w:hint="eastAsia"/>
          <w:sz w:val="28"/>
          <w:szCs w:val="28"/>
        </w:rPr>
        <w:t>在</w:t>
      </w:r>
      <w:r>
        <w:rPr>
          <w:rFonts w:ascii="Times New Roman" w:hAnsi="Times New Roman"/>
          <w:sz w:val="28"/>
          <w:szCs w:val="28"/>
        </w:rPr>
        <w:t>Quiescence Search</w:t>
      </w:r>
      <w:r>
        <w:rPr>
          <w:rFonts w:ascii="Times New Roman" w:hAnsi="Times New Roman" w:hint="eastAsia"/>
          <w:sz w:val="28"/>
          <w:szCs w:val="28"/>
        </w:rPr>
        <w:t>中</w:t>
      </w:r>
      <w:r w:rsidRPr="00DA6049">
        <w:rPr>
          <w:rFonts w:ascii="Times New Roman" w:hAnsi="Times New Roman"/>
          <w:sz w:val="28"/>
          <w:szCs w:val="28"/>
        </w:rPr>
        <w:t>剔除明显</w:t>
      </w:r>
      <w:r>
        <w:rPr>
          <w:rFonts w:ascii="Times New Roman" w:hAnsi="Times New Roman" w:hint="eastAsia"/>
          <w:sz w:val="28"/>
          <w:szCs w:val="28"/>
        </w:rPr>
        <w:t>价值不对等</w:t>
      </w:r>
      <w:r w:rsidRPr="00DA6049">
        <w:rPr>
          <w:rFonts w:ascii="Times New Roman" w:hAnsi="Times New Roman"/>
          <w:sz w:val="28"/>
          <w:szCs w:val="28"/>
        </w:rPr>
        <w:t>的</w:t>
      </w:r>
      <w:r>
        <w:rPr>
          <w:rFonts w:ascii="Times New Roman" w:hAnsi="Times New Roman" w:hint="eastAsia"/>
          <w:sz w:val="28"/>
          <w:szCs w:val="28"/>
        </w:rPr>
        <w:t>着棋步</w:t>
      </w:r>
      <w:r w:rsidRPr="00DA6049">
        <w:rPr>
          <w:rFonts w:ascii="Times New Roman" w:hAnsi="Times New Roman"/>
          <w:sz w:val="28"/>
          <w:szCs w:val="28"/>
        </w:rPr>
        <w:t>。</w:t>
      </w:r>
      <w:r>
        <w:rPr>
          <w:rFonts w:hint="eastAsia"/>
          <w:sz w:val="28"/>
          <w:szCs w:val="28"/>
        </w:rPr>
        <w:t>在</w:t>
      </w:r>
      <w:r w:rsidRPr="00DA6049">
        <w:rPr>
          <w:sz w:val="28"/>
          <w:szCs w:val="28"/>
        </w:rPr>
        <w:t>当前未被将军</w:t>
      </w:r>
      <w:r w:rsidRPr="00DA6049">
        <w:rPr>
          <w:sz w:val="28"/>
          <w:szCs w:val="28"/>
        </w:rPr>
        <w:t xml:space="preserve"> (!inCheck)</w:t>
      </w:r>
      <w:r>
        <w:rPr>
          <w:rFonts w:hint="eastAsia"/>
          <w:sz w:val="28"/>
          <w:szCs w:val="28"/>
        </w:rPr>
        <w:t>、</w:t>
      </w:r>
      <w:r w:rsidRPr="00DA6049">
        <w:rPr>
          <w:rFonts w:ascii="Times New Roman" w:hAnsi="Times New Roman"/>
          <w:sz w:val="28"/>
          <w:szCs w:val="28"/>
        </w:rPr>
        <w:t>目标子有保护</w:t>
      </w:r>
      <w:r w:rsidRPr="00DA6049">
        <w:rPr>
          <w:rFonts w:ascii="Times New Roman" w:hAnsi="Times New Roman"/>
          <w:sz w:val="28"/>
          <w:szCs w:val="28"/>
        </w:rPr>
        <w:t xml:space="preserve"> (isProtected)</w:t>
      </w:r>
      <w:r>
        <w:rPr>
          <w:rFonts w:ascii="Times New Roman" w:hAnsi="Times New Roman" w:hint="eastAsia"/>
          <w:sz w:val="28"/>
          <w:szCs w:val="28"/>
        </w:rPr>
        <w:t>、</w:t>
      </w:r>
      <w:r w:rsidRPr="00DA6049">
        <w:rPr>
          <w:rFonts w:ascii="Times New Roman" w:hAnsi="Times New Roman"/>
          <w:sz w:val="28"/>
          <w:szCs w:val="28"/>
        </w:rPr>
        <w:t>受害者的价值低于攻击者的价值</w:t>
      </w:r>
      <w:r w:rsidRPr="00DA6049">
        <w:rPr>
          <w:rFonts w:ascii="Times New Roman" w:hAnsi="Times New Roman"/>
          <w:sz w:val="28"/>
          <w:szCs w:val="28"/>
        </w:rPr>
        <w:t xml:space="preserve"> (VictimValue &lt; AttackerValue)</w:t>
      </w:r>
      <w:r>
        <w:rPr>
          <w:rFonts w:ascii="Times New Roman" w:hAnsi="Times New Roman" w:hint="eastAsia"/>
          <w:sz w:val="28"/>
          <w:szCs w:val="28"/>
        </w:rPr>
        <w:t>时进行</w:t>
      </w:r>
      <w:r w:rsidR="00B14EE5">
        <w:rPr>
          <w:rFonts w:ascii="Times New Roman" w:hAnsi="Times New Roman" w:hint="eastAsia"/>
          <w:sz w:val="28"/>
          <w:szCs w:val="28"/>
        </w:rPr>
        <w:t>剪枝，避免</w:t>
      </w:r>
      <w:r w:rsidR="00B14EE5" w:rsidRPr="00B14EE5">
        <w:rPr>
          <w:rFonts w:ascii="Times New Roman" w:hAnsi="Times New Roman"/>
          <w:sz w:val="28"/>
          <w:szCs w:val="28"/>
        </w:rPr>
        <w:t>导致搜索树过度膨胀</w:t>
      </w:r>
      <w:r w:rsidR="00B14EE5">
        <w:rPr>
          <w:rFonts w:ascii="Times New Roman" w:hAnsi="Times New Roman" w:hint="eastAsia"/>
          <w:sz w:val="28"/>
          <w:szCs w:val="28"/>
        </w:rPr>
        <w:t>而引发的连续交换；在例外时进行保护</w:t>
      </w:r>
      <w:r w:rsidRPr="00DA6049">
        <w:rPr>
          <w:sz w:val="28"/>
          <w:szCs w:val="28"/>
        </w:rPr>
        <w:t xml:space="preserve"> </w:t>
      </w:r>
      <w:r w:rsidR="00B14EE5">
        <w:rPr>
          <w:rFonts w:hint="eastAsia"/>
          <w:sz w:val="28"/>
          <w:szCs w:val="28"/>
        </w:rPr>
        <w:t>：</w:t>
      </w:r>
      <w:r w:rsidR="00B14EE5" w:rsidRPr="00B14EE5">
        <w:rPr>
          <w:sz w:val="28"/>
          <w:szCs w:val="28"/>
        </w:rPr>
        <w:t>if(Tuning::VictimValue[victim] &lt; 3)</w:t>
      </w:r>
      <w:r w:rsidR="00B14EE5" w:rsidRPr="00B14EE5">
        <w:rPr>
          <w:sz w:val="28"/>
          <w:szCs w:val="28"/>
        </w:rPr>
        <w:t>（假设</w:t>
      </w:r>
      <w:r w:rsidR="00B14EE5" w:rsidRPr="00B14EE5">
        <w:rPr>
          <w:sz w:val="28"/>
          <w:szCs w:val="28"/>
        </w:rPr>
        <w:t xml:space="preserve"> 3 </w:t>
      </w:r>
      <w:r w:rsidR="00B14EE5" w:rsidRPr="00B14EE5">
        <w:rPr>
          <w:sz w:val="28"/>
          <w:szCs w:val="28"/>
        </w:rPr>
        <w:t>代表马</w:t>
      </w:r>
      <w:r w:rsidR="00B14EE5" w:rsidRPr="00B14EE5">
        <w:rPr>
          <w:sz w:val="28"/>
          <w:szCs w:val="28"/>
        </w:rPr>
        <w:t>/</w:t>
      </w:r>
      <w:r w:rsidR="00B14EE5" w:rsidRPr="00B14EE5">
        <w:rPr>
          <w:sz w:val="28"/>
          <w:szCs w:val="28"/>
        </w:rPr>
        <w:t>炮的价值）</w:t>
      </w:r>
      <w:r w:rsidR="00B14EE5">
        <w:rPr>
          <w:rFonts w:hint="eastAsia"/>
          <w:sz w:val="28"/>
          <w:szCs w:val="28"/>
        </w:rPr>
        <w:t>，</w:t>
      </w:r>
      <w:r w:rsidR="00B14EE5" w:rsidRPr="00B14EE5">
        <w:rPr>
          <w:sz w:val="28"/>
          <w:szCs w:val="28"/>
        </w:rPr>
        <w:t>这意味着，即使是</w:t>
      </w:r>
      <w:r w:rsidR="00B14EE5">
        <w:rPr>
          <w:rFonts w:hint="eastAsia"/>
          <w:sz w:val="28"/>
          <w:szCs w:val="28"/>
        </w:rPr>
        <w:t>价值不对等</w:t>
      </w:r>
      <w:r w:rsidR="00B14EE5" w:rsidRPr="00B14EE5">
        <w:rPr>
          <w:sz w:val="28"/>
          <w:szCs w:val="28"/>
        </w:rPr>
        <w:t>，只要吃的是大子，依然保留搜索</w:t>
      </w:r>
      <w:r w:rsidR="00B14EE5">
        <w:rPr>
          <w:rFonts w:hint="eastAsia"/>
          <w:sz w:val="28"/>
          <w:szCs w:val="28"/>
        </w:rPr>
        <w:t>，</w:t>
      </w:r>
      <w:r w:rsidR="00B14EE5" w:rsidRPr="00B14EE5">
        <w:rPr>
          <w:sz w:val="28"/>
          <w:szCs w:val="28"/>
        </w:rPr>
        <w:t>只有在</w:t>
      </w:r>
      <w:r w:rsidR="00B14EE5" w:rsidRPr="00B14EE5">
        <w:rPr>
          <w:sz w:val="28"/>
          <w:szCs w:val="28"/>
        </w:rPr>
        <w:t>“</w:t>
      </w:r>
      <w:r w:rsidR="00B14EE5" w:rsidRPr="00B14EE5">
        <w:rPr>
          <w:sz w:val="28"/>
          <w:szCs w:val="28"/>
        </w:rPr>
        <w:t>用大子换对方有保护的低价值子（如小兵）</w:t>
      </w:r>
      <w:r w:rsidR="00B14EE5" w:rsidRPr="00B14EE5">
        <w:rPr>
          <w:sz w:val="28"/>
          <w:szCs w:val="28"/>
        </w:rPr>
        <w:t>”</w:t>
      </w:r>
      <w:r w:rsidR="00B14EE5" w:rsidRPr="00B14EE5">
        <w:rPr>
          <w:sz w:val="28"/>
          <w:szCs w:val="28"/>
        </w:rPr>
        <w:t>时才执行剪枝（</w:t>
      </w:r>
      <w:r w:rsidR="00B14EE5" w:rsidRPr="00B14EE5">
        <w:rPr>
          <w:sz w:val="28"/>
          <w:szCs w:val="28"/>
        </w:rPr>
        <w:t>continue</w:t>
      </w:r>
      <w:r w:rsidR="00B14EE5" w:rsidRPr="00B14EE5">
        <w:rPr>
          <w:sz w:val="28"/>
          <w:szCs w:val="28"/>
        </w:rPr>
        <w:t>）</w:t>
      </w:r>
      <w:r w:rsidR="00B14EE5">
        <w:rPr>
          <w:rFonts w:hint="eastAsia"/>
          <w:sz w:val="28"/>
          <w:szCs w:val="28"/>
        </w:rPr>
        <w:t>。</w:t>
      </w:r>
    </w:p>
    <w:p w14:paraId="21112823" w14:textId="356A55B5" w:rsidR="00B14EE5" w:rsidRDefault="00B14EE5" w:rsidP="00DA6049">
      <w:pPr>
        <w:rPr>
          <w:sz w:val="28"/>
          <w:szCs w:val="28"/>
        </w:rPr>
      </w:pPr>
    </w:p>
    <w:p w14:paraId="4B66DDAA" w14:textId="77777777" w:rsidR="00875EFC" w:rsidRDefault="00875EFC" w:rsidP="00DA6049">
      <w:pPr>
        <w:rPr>
          <w:del w:id="10" w:author="阳 万" w:date="2026-05-03T12:15:00Z"/>
          <w:sz w:val="28"/>
          <w:szCs w:val="28"/>
        </w:rPr>
      </w:pPr>
    </w:p>
    <w:p w14:paraId="73D2C7E3" w14:textId="4452A597" w:rsidR="00B14EE5" w:rsidRDefault="00B14EE5" w:rsidP="00DA6049">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Pr>
          <w:rFonts w:ascii="Times New Roman" w:hAnsi="Times New Roman" w:hint="eastAsia"/>
          <w:sz w:val="28"/>
          <w:szCs w:val="28"/>
        </w:rPr>
        <w:t>8</w:t>
      </w:r>
      <w:r w:rsidRPr="00B14EE5">
        <w:rPr>
          <w:rFonts w:ascii="Times New Roman" w:hAnsi="Times New Roman"/>
          <w:sz w:val="28"/>
          <w:szCs w:val="28"/>
        </w:rPr>
        <w:t>延迟选择排序</w:t>
      </w:r>
    </w:p>
    <w:p w14:paraId="31A75BBC" w14:textId="77777777" w:rsidR="00875EFC" w:rsidRDefault="00875EFC" w:rsidP="00DA6049">
      <w:pPr>
        <w:rPr>
          <w:rFonts w:ascii="Times New Roman" w:hAnsi="Times New Roman"/>
          <w:sz w:val="28"/>
          <w:szCs w:val="28"/>
        </w:rPr>
      </w:pPr>
    </w:p>
    <w:p w14:paraId="028990B3" w14:textId="7C7718E1" w:rsidR="00B14EE5" w:rsidRDefault="00B14EE5" w:rsidP="00DA6049">
      <w:pPr>
        <w:rPr>
          <w:rFonts w:ascii="Times New Roman" w:hAnsi="Times New Roman"/>
          <w:sz w:val="28"/>
          <w:szCs w:val="28"/>
        </w:rPr>
      </w:pPr>
      <w:r>
        <w:rPr>
          <w:rFonts w:ascii="Times New Roman" w:hAnsi="Times New Roman"/>
          <w:sz w:val="28"/>
          <w:szCs w:val="28"/>
        </w:rPr>
        <w:tab/>
      </w:r>
      <w:r w:rsidRPr="00B14EE5">
        <w:rPr>
          <w:rFonts w:ascii="Times New Roman" w:hAnsi="Times New Roman" w:hint="eastAsia"/>
          <w:b/>
          <w:bCs/>
          <w:sz w:val="28"/>
          <w:szCs w:val="28"/>
        </w:rPr>
        <w:t>方法描述：</w:t>
      </w:r>
      <w:r w:rsidRPr="00DA6049">
        <w:rPr>
          <w:rFonts w:ascii="Times New Roman" w:hAnsi="Times New Roman" w:hint="eastAsia"/>
          <w:sz w:val="28"/>
          <w:szCs w:val="28"/>
        </w:rPr>
        <w:t>在</w:t>
      </w:r>
      <w:r>
        <w:rPr>
          <w:rFonts w:ascii="Times New Roman" w:hAnsi="Times New Roman"/>
          <w:sz w:val="28"/>
          <w:szCs w:val="28"/>
        </w:rPr>
        <w:t>Quiescence Search</w:t>
      </w:r>
      <w:r>
        <w:rPr>
          <w:rFonts w:ascii="Times New Roman" w:hAnsi="Times New Roman" w:hint="eastAsia"/>
          <w:sz w:val="28"/>
          <w:szCs w:val="28"/>
        </w:rPr>
        <w:t>中</w:t>
      </w:r>
      <w:r w:rsidRPr="00B14EE5">
        <w:rPr>
          <w:rFonts w:ascii="Times New Roman" w:hAnsi="Times New Roman"/>
          <w:sz w:val="28"/>
          <w:szCs w:val="28"/>
        </w:rPr>
        <w:t>遍历着法数组时，每次外层循环只在剩余未处理的着法中找出一个最高分的，找到后立刻执行搜索</w:t>
      </w:r>
      <w:r>
        <w:rPr>
          <w:rFonts w:ascii="Times New Roman" w:hAnsi="Times New Roman" w:hint="eastAsia"/>
          <w:sz w:val="28"/>
          <w:szCs w:val="28"/>
        </w:rPr>
        <w:t>，</w:t>
      </w:r>
      <w:r w:rsidRPr="00B14EE5">
        <w:rPr>
          <w:rFonts w:ascii="Times New Roman" w:hAnsi="Times New Roman"/>
          <w:sz w:val="28"/>
          <w:szCs w:val="28"/>
        </w:rPr>
        <w:t>因为</w:t>
      </w:r>
      <w:r w:rsidRPr="00B14EE5">
        <w:rPr>
          <w:rFonts w:ascii="Times New Roman" w:hAnsi="Times New Roman"/>
          <w:sz w:val="28"/>
          <w:szCs w:val="28"/>
        </w:rPr>
        <w:t xml:space="preserve"> Alpha-Beta </w:t>
      </w:r>
      <w:r w:rsidRPr="00B14EE5">
        <w:rPr>
          <w:rFonts w:ascii="Times New Roman" w:hAnsi="Times New Roman"/>
          <w:sz w:val="28"/>
          <w:szCs w:val="28"/>
        </w:rPr>
        <w:t>搜索通常在测试第</w:t>
      </w:r>
      <w:r w:rsidRPr="00B14EE5">
        <w:rPr>
          <w:rFonts w:ascii="Times New Roman" w:hAnsi="Times New Roman"/>
          <w:sz w:val="28"/>
          <w:szCs w:val="28"/>
        </w:rPr>
        <w:t xml:space="preserve"> 1 </w:t>
      </w:r>
      <w:r w:rsidRPr="00B14EE5">
        <w:rPr>
          <w:rFonts w:ascii="Times New Roman" w:hAnsi="Times New Roman"/>
          <w:sz w:val="28"/>
          <w:szCs w:val="28"/>
        </w:rPr>
        <w:t>个或第</w:t>
      </w:r>
      <w:r w:rsidRPr="00B14EE5">
        <w:rPr>
          <w:rFonts w:ascii="Times New Roman" w:hAnsi="Times New Roman"/>
          <w:sz w:val="28"/>
          <w:szCs w:val="28"/>
        </w:rPr>
        <w:t xml:space="preserve"> 2 </w:t>
      </w:r>
      <w:r w:rsidRPr="00B14EE5">
        <w:rPr>
          <w:rFonts w:ascii="Times New Roman" w:hAnsi="Times New Roman"/>
          <w:sz w:val="28"/>
          <w:szCs w:val="28"/>
        </w:rPr>
        <w:t>个好着法时就会触发</w:t>
      </w:r>
      <w:r w:rsidRPr="00B14EE5">
        <w:rPr>
          <w:rFonts w:ascii="Times New Roman" w:hAnsi="Times New Roman"/>
          <w:sz w:val="28"/>
          <w:szCs w:val="28"/>
        </w:rPr>
        <w:t xml:space="preserve"> val &gt;= beta </w:t>
      </w:r>
      <w:r w:rsidRPr="00B14EE5">
        <w:rPr>
          <w:rFonts w:ascii="Times New Roman" w:hAnsi="Times New Roman"/>
          <w:sz w:val="28"/>
          <w:szCs w:val="28"/>
        </w:rPr>
        <w:t>剪枝并退出函数</w:t>
      </w:r>
      <w:r>
        <w:rPr>
          <w:rFonts w:ascii="Times New Roman" w:hAnsi="Times New Roman" w:hint="eastAsia"/>
          <w:sz w:val="28"/>
          <w:szCs w:val="28"/>
        </w:rPr>
        <w:t>，此时</w:t>
      </w:r>
      <w:r w:rsidRPr="00B14EE5">
        <w:rPr>
          <w:rFonts w:ascii="Times New Roman" w:hAnsi="Times New Roman"/>
          <w:sz w:val="28"/>
          <w:szCs w:val="28"/>
        </w:rPr>
        <w:t>延迟排序</w:t>
      </w:r>
      <w:r>
        <w:rPr>
          <w:rFonts w:ascii="Times New Roman" w:hAnsi="Times New Roman" w:hint="eastAsia"/>
          <w:sz w:val="28"/>
          <w:szCs w:val="28"/>
        </w:rPr>
        <w:t>只有在需要挑出好着法时才进行排序操作，避免使用全局</w:t>
      </w:r>
      <w:r>
        <w:rPr>
          <w:rFonts w:ascii="Times New Roman" w:hAnsi="Times New Roman" w:hint="eastAsia"/>
          <w:sz w:val="28"/>
          <w:szCs w:val="28"/>
        </w:rPr>
        <w:t>s</w:t>
      </w:r>
      <w:r w:rsidRPr="00B14EE5">
        <w:rPr>
          <w:rFonts w:ascii="Times New Roman" w:hAnsi="Times New Roman"/>
          <w:sz w:val="28"/>
          <w:szCs w:val="28"/>
        </w:rPr>
        <w:t xml:space="preserve">td::sort </w:t>
      </w:r>
      <w:r>
        <w:rPr>
          <w:rFonts w:ascii="Times New Roman" w:hAnsi="Times New Roman" w:hint="eastAsia"/>
          <w:sz w:val="28"/>
          <w:szCs w:val="28"/>
        </w:rPr>
        <w:t>全排序在静态搜索中造成性能浪费。</w:t>
      </w:r>
    </w:p>
    <w:p w14:paraId="00026AED" w14:textId="722F4418" w:rsidR="00875EFC" w:rsidRDefault="00875EFC" w:rsidP="00DA6049">
      <w:pPr>
        <w:rPr>
          <w:b/>
          <w:bCs/>
          <w:sz w:val="28"/>
          <w:szCs w:val="28"/>
        </w:rPr>
      </w:pPr>
    </w:p>
    <w:p w14:paraId="1A544522" w14:textId="2DECD8EF" w:rsidR="00E53A76" w:rsidRDefault="00E53A76" w:rsidP="00DA6049">
      <w:pPr>
        <w:rPr>
          <w:b/>
          <w:bCs/>
          <w:sz w:val="28"/>
          <w:szCs w:val="28"/>
        </w:rPr>
      </w:pPr>
    </w:p>
    <w:p w14:paraId="724B0969" w14:textId="43B4F103" w:rsidR="00E53A76" w:rsidRDefault="00E53A76" w:rsidP="00DA6049">
      <w:pPr>
        <w:rPr>
          <w:b/>
          <w:bCs/>
          <w:sz w:val="28"/>
          <w:szCs w:val="28"/>
        </w:rPr>
      </w:pPr>
    </w:p>
    <w:p w14:paraId="0F8EE146" w14:textId="77777777" w:rsidR="00E53A76" w:rsidRPr="00B14EE5" w:rsidRDefault="00E53A76" w:rsidP="00DA6049">
      <w:pPr>
        <w:rPr>
          <w:b/>
          <w:bCs/>
          <w:sz w:val="28"/>
          <w:szCs w:val="28"/>
        </w:rPr>
      </w:pPr>
    </w:p>
    <w:p w14:paraId="10C36626" w14:textId="5FBA746D" w:rsidR="00DA6049" w:rsidRPr="00DA6049" w:rsidRDefault="00DA6049" w:rsidP="006972B7">
      <w:pPr>
        <w:rPr>
          <w:del w:id="11" w:author="阳 万" w:date="2026-05-03T12:15:00Z"/>
          <w:rFonts w:ascii="Times New Roman" w:hAnsi="Times New Roman"/>
          <w:sz w:val="28"/>
          <w:szCs w:val="28"/>
        </w:rPr>
      </w:pPr>
    </w:p>
    <w:p w14:paraId="23F7CC6B" w14:textId="77CCAAE2"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sidR="00B14EE5">
        <w:rPr>
          <w:rFonts w:ascii="Times New Roman" w:hAnsi="Times New Roman" w:hint="eastAsia"/>
          <w:sz w:val="28"/>
          <w:szCs w:val="28"/>
        </w:rPr>
        <w:t>9</w:t>
      </w:r>
      <w:r>
        <w:rPr>
          <w:rFonts w:ascii="Times New Roman" w:hAnsi="Times New Roman"/>
          <w:sz w:val="28"/>
          <w:szCs w:val="28"/>
        </w:rPr>
        <w:t xml:space="preserve"> Null Move Pruning</w:t>
      </w:r>
      <w:r>
        <w:rPr>
          <w:rFonts w:ascii="Times New Roman" w:hAnsi="Times New Roman" w:hint="eastAsia"/>
          <w:sz w:val="28"/>
          <w:szCs w:val="28"/>
        </w:rPr>
        <w:t>(</w:t>
      </w:r>
      <w:r>
        <w:rPr>
          <w:rFonts w:ascii="Times New Roman" w:hAnsi="Times New Roman" w:hint="eastAsia"/>
          <w:sz w:val="28"/>
          <w:szCs w:val="28"/>
        </w:rPr>
        <w:t>空步裁剪</w:t>
      </w:r>
      <w:r>
        <w:rPr>
          <w:rFonts w:ascii="Times New Roman" w:hAnsi="Times New Roman"/>
          <w:sz w:val="28"/>
          <w:szCs w:val="28"/>
        </w:rPr>
        <w:t>)</w:t>
      </w:r>
      <w:r>
        <w:rPr>
          <w:rFonts w:ascii="Times New Roman" w:hAnsi="Times New Roman" w:hint="eastAsia"/>
          <w:sz w:val="28"/>
          <w:szCs w:val="28"/>
        </w:rPr>
        <w:t>优化</w:t>
      </w:r>
    </w:p>
    <w:p w14:paraId="01C4A76D" w14:textId="77777777" w:rsidR="00875EFC" w:rsidRDefault="00875EFC" w:rsidP="006972B7">
      <w:pPr>
        <w:rPr>
          <w:rFonts w:ascii="Times New Roman" w:hAnsi="Times New Roman"/>
          <w:sz w:val="28"/>
          <w:szCs w:val="28"/>
        </w:rPr>
      </w:pPr>
    </w:p>
    <w:p w14:paraId="45D5D61D" w14:textId="77777777" w:rsidR="00B254FF" w:rsidRPr="00B254FF" w:rsidRDefault="00B254FF" w:rsidP="00B254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2"/>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在</w:t>
      </w:r>
      <w:r w:rsidRPr="00B254FF">
        <w:rPr>
          <w:rFonts w:ascii="Times New Roman" w:hAnsi="Times New Roman"/>
          <w:sz w:val="28"/>
          <w:szCs w:val="28"/>
        </w:rPr>
        <w:t xml:space="preserve"> alpha_beta_search </w:t>
      </w:r>
      <w:r w:rsidRPr="00B254FF">
        <w:rPr>
          <w:rFonts w:ascii="Times New Roman" w:hAnsi="Times New Roman"/>
          <w:sz w:val="28"/>
          <w:szCs w:val="28"/>
        </w:rPr>
        <w:t>和</w:t>
      </w:r>
      <w:r w:rsidRPr="00B254FF">
        <w:rPr>
          <w:rFonts w:ascii="Times New Roman" w:hAnsi="Times New Roman"/>
          <w:sz w:val="28"/>
          <w:szCs w:val="28"/>
        </w:rPr>
        <w:t xml:space="preserve"> alpha_beta_PVS_search </w:t>
      </w:r>
      <w:r w:rsidRPr="00B254FF">
        <w:rPr>
          <w:rFonts w:ascii="Times New Roman" w:hAnsi="Times New Roman"/>
          <w:sz w:val="28"/>
          <w:szCs w:val="28"/>
        </w:rPr>
        <w:t>中，当剩余深度满足</w:t>
      </w:r>
      <w:r w:rsidRPr="00B254FF">
        <w:rPr>
          <w:rFonts w:ascii="Times New Roman" w:hAnsi="Times New Roman"/>
          <w:sz w:val="28"/>
          <w:szCs w:val="28"/>
        </w:rPr>
        <w:t xml:space="preserve"> depth &gt;= R + 1 </w:t>
      </w:r>
      <w:r w:rsidRPr="00B254FF">
        <w:rPr>
          <w:rFonts w:ascii="Times New Roman" w:hAnsi="Times New Roman"/>
          <w:sz w:val="28"/>
          <w:szCs w:val="28"/>
        </w:rPr>
        <w:t>且当前局面不存在明显受威胁状态时，程序执行一次空步，即通过</w:t>
      </w:r>
      <w:r w:rsidRPr="00B254FF">
        <w:rPr>
          <w:rFonts w:ascii="Times New Roman" w:hAnsi="Times New Roman"/>
          <w:sz w:val="28"/>
          <w:szCs w:val="28"/>
        </w:rPr>
        <w:t xml:space="preserve"> makeNullMove </w:t>
      </w:r>
      <w:r w:rsidRPr="00B254FF">
        <w:rPr>
          <w:rFonts w:ascii="Times New Roman" w:hAnsi="Times New Roman"/>
          <w:sz w:val="28"/>
          <w:szCs w:val="28"/>
        </w:rPr>
        <w:t>直接交换行棋方而不移动棋子。随后使用缩减深度</w:t>
      </w:r>
      <w:r w:rsidRPr="00B254FF">
        <w:rPr>
          <w:rFonts w:ascii="Times New Roman" w:hAnsi="Times New Roman"/>
          <w:sz w:val="28"/>
          <w:szCs w:val="28"/>
        </w:rPr>
        <w:t xml:space="preserve"> depth - 1 - R </w:t>
      </w:r>
      <w:r w:rsidRPr="00B254FF">
        <w:rPr>
          <w:rFonts w:ascii="Times New Roman" w:hAnsi="Times New Roman"/>
          <w:sz w:val="28"/>
          <w:szCs w:val="28"/>
        </w:rPr>
        <w:t>和零窗口进行搜索；若空步后的返回值仍然不低于</w:t>
      </w:r>
      <w:r w:rsidRPr="00B254FF">
        <w:rPr>
          <w:rFonts w:ascii="Times New Roman" w:hAnsi="Times New Roman"/>
          <w:sz w:val="28"/>
          <w:szCs w:val="28"/>
        </w:rPr>
        <w:t xml:space="preserve"> beta</w:t>
      </w:r>
      <w:r w:rsidRPr="00B254FF">
        <w:rPr>
          <w:rFonts w:ascii="Times New Roman" w:hAnsi="Times New Roman"/>
          <w:sz w:val="28"/>
          <w:szCs w:val="28"/>
        </w:rPr>
        <w:t>，说明当前局面对己方优势足够大，即使让一手也不会跌出</w:t>
      </w:r>
      <w:r w:rsidRPr="00B254FF">
        <w:rPr>
          <w:rFonts w:ascii="Times New Roman" w:hAnsi="Times New Roman"/>
          <w:sz w:val="28"/>
          <w:szCs w:val="28"/>
        </w:rPr>
        <w:t xml:space="preserve"> beta </w:t>
      </w:r>
      <w:r w:rsidRPr="00B254FF">
        <w:rPr>
          <w:rFonts w:ascii="Times New Roman" w:hAnsi="Times New Roman"/>
          <w:sz w:val="28"/>
          <w:szCs w:val="28"/>
        </w:rPr>
        <w:t>窗口，因此可直接返回</w:t>
      </w:r>
      <w:r w:rsidRPr="00B254FF">
        <w:rPr>
          <w:rFonts w:ascii="Times New Roman" w:hAnsi="Times New Roman"/>
          <w:sz w:val="28"/>
          <w:szCs w:val="28"/>
        </w:rPr>
        <w:t xml:space="preserve"> beta </w:t>
      </w:r>
      <w:r w:rsidRPr="00B254FF">
        <w:rPr>
          <w:rFonts w:ascii="Times New Roman" w:hAnsi="Times New Roman"/>
          <w:sz w:val="28"/>
          <w:szCs w:val="28"/>
        </w:rPr>
        <w:t>形成剪枝。执行完空步后通过</w:t>
      </w:r>
      <w:r w:rsidRPr="00B254FF">
        <w:rPr>
          <w:rFonts w:ascii="Times New Roman" w:hAnsi="Times New Roman"/>
          <w:sz w:val="28"/>
          <w:szCs w:val="28"/>
        </w:rPr>
        <w:t xml:space="preserve"> undoNullMove </w:t>
      </w:r>
      <w:r w:rsidRPr="00B254FF">
        <w:rPr>
          <w:rFonts w:ascii="Times New Roman" w:hAnsi="Times New Roman"/>
          <w:sz w:val="28"/>
          <w:szCs w:val="28"/>
        </w:rPr>
        <w:t>恢复局面，保证搜索树状态正确。</w:t>
      </w:r>
    </w:p>
    <w:p w14:paraId="5BBDA25E" w14:textId="77777777" w:rsidR="00B254FF" w:rsidRDefault="00B254FF" w:rsidP="006972B7">
      <w:pPr>
        <w:rPr>
          <w:rFonts w:ascii="Times New Roman" w:hAnsi="Times New Roman"/>
          <w:sz w:val="28"/>
          <w:szCs w:val="28"/>
        </w:rPr>
      </w:pPr>
    </w:p>
    <w:p w14:paraId="7469E18F" w14:textId="1CA0D4D5"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sidR="00B14EE5">
        <w:rPr>
          <w:rFonts w:ascii="Times New Roman" w:hAnsi="Times New Roman" w:hint="eastAsia"/>
          <w:sz w:val="28"/>
          <w:szCs w:val="28"/>
        </w:rPr>
        <w:t>10</w:t>
      </w:r>
      <w:r>
        <w:rPr>
          <w:rFonts w:ascii="Times New Roman" w:hAnsi="Times New Roman"/>
          <w:sz w:val="28"/>
          <w:szCs w:val="28"/>
        </w:rPr>
        <w:t xml:space="preserve"> </w:t>
      </w:r>
      <w:r>
        <w:rPr>
          <w:rFonts w:ascii="Times New Roman" w:hAnsi="Times New Roman" w:hint="eastAsia"/>
          <w:sz w:val="28"/>
          <w:szCs w:val="28"/>
        </w:rPr>
        <w:t>杀手着法启发排序优化</w:t>
      </w:r>
    </w:p>
    <w:p w14:paraId="3B485322" w14:textId="75587DA6" w:rsidR="00BB6EB9" w:rsidRPr="00BB6EB9" w:rsidRDefault="00BB6EB9" w:rsidP="00B37B98">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程序在</w:t>
      </w:r>
      <w:r w:rsidRPr="00BB6EB9">
        <w:rPr>
          <w:rFonts w:ascii="Times New Roman" w:hAnsi="Times New Roman"/>
          <w:sz w:val="28"/>
          <w:szCs w:val="28"/>
        </w:rPr>
        <w:t xml:space="preserve"> ChessAI </w:t>
      </w:r>
      <w:r w:rsidR="00B37B98">
        <w:rPr>
          <w:rFonts w:ascii="Times New Roman" w:hAnsi="Times New Roman" w:hint="eastAsia"/>
          <w:sz w:val="28"/>
          <w:szCs w:val="28"/>
        </w:rPr>
        <w:t>维护</w:t>
      </w:r>
      <w:r w:rsidRPr="00BB6EB9">
        <w:rPr>
          <w:rFonts w:ascii="Times New Roman" w:hAnsi="Times New Roman"/>
          <w:sz w:val="28"/>
          <w:szCs w:val="28"/>
        </w:rPr>
        <w:t>killerMoves[max_depth][2]</w:t>
      </w:r>
      <w:r w:rsidRPr="00BB6EB9">
        <w:rPr>
          <w:rFonts w:ascii="Times New Roman" w:hAnsi="Times New Roman"/>
          <w:sz w:val="28"/>
          <w:szCs w:val="28"/>
        </w:rPr>
        <w:t>，为每个搜索深度保存两个导致</w:t>
      </w:r>
      <w:r w:rsidRPr="00BB6EB9">
        <w:rPr>
          <w:rFonts w:ascii="Times New Roman" w:hAnsi="Times New Roman"/>
          <w:sz w:val="28"/>
          <w:szCs w:val="28"/>
        </w:rPr>
        <w:t xml:space="preserve"> beta </w:t>
      </w:r>
      <w:r w:rsidRPr="00BB6EB9">
        <w:rPr>
          <w:rFonts w:ascii="Times New Roman" w:hAnsi="Times New Roman"/>
          <w:sz w:val="28"/>
          <w:szCs w:val="28"/>
        </w:rPr>
        <w:t>截断的非吃子安静着法。在</w:t>
      </w:r>
      <w:r w:rsidRPr="00BB6EB9">
        <w:rPr>
          <w:rFonts w:ascii="Times New Roman" w:hAnsi="Times New Roman"/>
          <w:sz w:val="28"/>
          <w:szCs w:val="28"/>
        </w:rPr>
        <w:t xml:space="preserve"> PVS </w:t>
      </w:r>
      <w:r w:rsidRPr="00BB6EB9">
        <w:rPr>
          <w:rFonts w:ascii="Times New Roman" w:hAnsi="Times New Roman"/>
          <w:sz w:val="28"/>
          <w:szCs w:val="28"/>
        </w:rPr>
        <w:t>搜索中，如果某个</w:t>
      </w:r>
      <w:r w:rsidRPr="00BB6EB9">
        <w:rPr>
          <w:rFonts w:ascii="Times New Roman" w:hAnsi="Times New Roman"/>
          <w:sz w:val="28"/>
          <w:szCs w:val="28"/>
        </w:rPr>
        <w:t xml:space="preserve"> Quiet Move </w:t>
      </w:r>
      <w:r w:rsidRPr="00BB6EB9">
        <w:rPr>
          <w:rFonts w:ascii="Times New Roman" w:hAnsi="Times New Roman"/>
          <w:sz w:val="28"/>
          <w:szCs w:val="28"/>
        </w:rPr>
        <w:t>触发</w:t>
      </w:r>
      <w:r w:rsidRPr="00BB6EB9">
        <w:rPr>
          <w:rFonts w:ascii="Times New Roman" w:hAnsi="Times New Roman"/>
          <w:sz w:val="28"/>
          <w:szCs w:val="28"/>
        </w:rPr>
        <w:t xml:space="preserve"> val &gt;= beta</w:t>
      </w:r>
      <w:r w:rsidRPr="00BB6EB9">
        <w:rPr>
          <w:rFonts w:ascii="Times New Roman" w:hAnsi="Times New Roman"/>
          <w:sz w:val="28"/>
          <w:szCs w:val="28"/>
        </w:rPr>
        <w:t>，则将其记录为当前深度的杀手着法，并把原第一杀手着法顺延到第二位置。后续同深度节点生成着法后，会在置换表最佳着法之后检查杀手着法，并将命中的着法提前到搜索列表前部，使曾经造成剪枝的强制性着法更早被搜索。</w:t>
      </w:r>
    </w:p>
    <w:p w14:paraId="4EE107B3" w14:textId="77650475" w:rsidR="00BB6EB9" w:rsidRDefault="00BB6EB9" w:rsidP="006972B7">
      <w:pPr>
        <w:rPr>
          <w:rFonts w:ascii="Times New Roman" w:hAnsi="Times New Roman"/>
          <w:sz w:val="28"/>
          <w:szCs w:val="28"/>
        </w:rPr>
      </w:pPr>
    </w:p>
    <w:p w14:paraId="7968E806" w14:textId="77777777" w:rsidR="00E53A76" w:rsidRPr="00BB6EB9" w:rsidRDefault="00E53A76" w:rsidP="006972B7">
      <w:pPr>
        <w:rPr>
          <w:rFonts w:ascii="Times New Roman" w:hAnsi="Times New Roman"/>
          <w:sz w:val="28"/>
          <w:szCs w:val="28"/>
        </w:rPr>
      </w:pPr>
    </w:p>
    <w:p w14:paraId="1CFF3019" w14:textId="0093B2B4" w:rsidR="006972B7" w:rsidRDefault="006972B7" w:rsidP="006972B7">
      <w:pPr>
        <w:rPr>
          <w:rFonts w:ascii="Times New Roman" w:hAnsi="Times New Roman"/>
          <w:sz w:val="28"/>
          <w:szCs w:val="28"/>
        </w:rPr>
      </w:pPr>
      <w:r>
        <w:rPr>
          <w:rFonts w:ascii="Times New Roman" w:hAnsi="Times New Roman" w:hint="eastAsia"/>
          <w:sz w:val="28"/>
          <w:szCs w:val="28"/>
        </w:rPr>
        <w:lastRenderedPageBreak/>
        <w:t>3</w:t>
      </w:r>
      <w:r>
        <w:rPr>
          <w:rFonts w:ascii="Times New Roman" w:hAnsi="Times New Roman"/>
          <w:sz w:val="28"/>
          <w:szCs w:val="28"/>
        </w:rPr>
        <w:t>.</w:t>
      </w:r>
      <w:r w:rsidR="00DD2A7A">
        <w:rPr>
          <w:rFonts w:ascii="Times New Roman" w:hAnsi="Times New Roman" w:hint="eastAsia"/>
          <w:sz w:val="28"/>
          <w:szCs w:val="28"/>
        </w:rPr>
        <w:t xml:space="preserve"> </w:t>
      </w:r>
      <w:r w:rsidR="00DD2A7A">
        <w:rPr>
          <w:rFonts w:ascii="Times New Roman" w:hAnsi="Times New Roman"/>
          <w:sz w:val="28"/>
          <w:szCs w:val="28"/>
        </w:rPr>
        <w:t>11</w:t>
      </w:r>
      <w:r>
        <w:rPr>
          <w:rFonts w:ascii="Times New Roman" w:hAnsi="Times New Roman"/>
          <w:sz w:val="28"/>
          <w:szCs w:val="28"/>
        </w:rPr>
        <w:t xml:space="preserve"> </w:t>
      </w:r>
      <w:r>
        <w:rPr>
          <w:rFonts w:ascii="Times New Roman" w:hAnsi="Times New Roman" w:hint="eastAsia"/>
          <w:sz w:val="28"/>
          <w:szCs w:val="28"/>
        </w:rPr>
        <w:t>LMR</w:t>
      </w:r>
      <w:r>
        <w:rPr>
          <w:rFonts w:ascii="Times New Roman" w:hAnsi="Times New Roman"/>
          <w:sz w:val="28"/>
          <w:szCs w:val="28"/>
        </w:rPr>
        <w:t>(Late Move Reductions</w:t>
      </w:r>
      <w:r>
        <w:rPr>
          <w:rFonts w:ascii="Times New Roman" w:hAnsi="Times New Roman" w:hint="eastAsia"/>
          <w:sz w:val="28"/>
          <w:szCs w:val="28"/>
        </w:rPr>
        <w:t>，晚期着法裁剪</w:t>
      </w:r>
      <w:r>
        <w:rPr>
          <w:rFonts w:ascii="Times New Roman" w:hAnsi="Times New Roman"/>
          <w:sz w:val="28"/>
          <w:szCs w:val="28"/>
        </w:rPr>
        <w:t>)</w:t>
      </w:r>
      <w:r>
        <w:rPr>
          <w:rFonts w:ascii="Times New Roman" w:hAnsi="Times New Roman" w:hint="eastAsia"/>
          <w:sz w:val="28"/>
          <w:szCs w:val="28"/>
        </w:rPr>
        <w:t>优化</w:t>
      </w:r>
    </w:p>
    <w:p w14:paraId="11C2BE2C" w14:textId="14066858" w:rsidR="00BB6EB9" w:rsidRPr="00BB6EB9" w:rsidRDefault="00BB6EB9" w:rsidP="00BB6EB9">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在</w:t>
      </w:r>
      <w:r w:rsidRPr="00BB6EB9">
        <w:rPr>
          <w:rFonts w:ascii="Times New Roman" w:hAnsi="Times New Roman"/>
          <w:sz w:val="28"/>
          <w:szCs w:val="28"/>
        </w:rPr>
        <w:t xml:space="preserve"> alpha_beta_PVS_search </w:t>
      </w:r>
      <w:r w:rsidRPr="00BB6EB9">
        <w:rPr>
          <w:rFonts w:ascii="Times New Roman" w:hAnsi="Times New Roman"/>
          <w:sz w:val="28"/>
          <w:szCs w:val="28"/>
        </w:rPr>
        <w:t>中，程序对排序靠后的安静着法进行</w:t>
      </w:r>
      <w:r w:rsidRPr="00BB6EB9">
        <w:rPr>
          <w:rFonts w:ascii="Times New Roman" w:hAnsi="Times New Roman"/>
          <w:sz w:val="28"/>
          <w:szCs w:val="28"/>
        </w:rPr>
        <w:t xml:space="preserve"> LMR </w:t>
      </w:r>
      <w:r w:rsidRPr="00BB6EB9">
        <w:rPr>
          <w:rFonts w:ascii="Times New Roman" w:hAnsi="Times New Roman"/>
          <w:sz w:val="28"/>
          <w:szCs w:val="28"/>
        </w:rPr>
        <w:t>优化。当已经找到主要变例</w:t>
      </w:r>
      <w:r w:rsidRPr="00BB6EB9">
        <w:rPr>
          <w:rFonts w:ascii="Times New Roman" w:hAnsi="Times New Roman"/>
          <w:sz w:val="28"/>
          <w:szCs w:val="28"/>
        </w:rPr>
        <w:t xml:space="preserve"> foundPV</w:t>
      </w:r>
      <w:r w:rsidRPr="00BB6EB9">
        <w:rPr>
          <w:rFonts w:ascii="Times New Roman" w:hAnsi="Times New Roman"/>
          <w:sz w:val="28"/>
          <w:szCs w:val="28"/>
        </w:rPr>
        <w:t>、当前着法不是第一个着法、搜索深度不小于</w:t>
      </w:r>
      <w:r w:rsidRPr="00BB6EB9">
        <w:rPr>
          <w:rFonts w:ascii="Times New Roman" w:hAnsi="Times New Roman"/>
          <w:sz w:val="28"/>
          <w:szCs w:val="28"/>
        </w:rPr>
        <w:t xml:space="preserve"> 3</w:t>
      </w:r>
      <w:r w:rsidRPr="00BB6EB9">
        <w:rPr>
          <w:rFonts w:ascii="Times New Roman" w:hAnsi="Times New Roman"/>
          <w:sz w:val="28"/>
          <w:szCs w:val="28"/>
        </w:rPr>
        <w:t>，且</w:t>
      </w:r>
      <w:r w:rsidRPr="00BB6EB9">
        <w:rPr>
          <w:rFonts w:ascii="Times New Roman" w:hAnsi="Times New Roman"/>
          <w:sz w:val="28"/>
          <w:szCs w:val="28"/>
        </w:rPr>
        <w:t xml:space="preserve"> isQuietMove </w:t>
      </w:r>
      <w:r w:rsidRPr="00BB6EB9">
        <w:rPr>
          <w:rFonts w:ascii="Times New Roman" w:hAnsi="Times New Roman"/>
          <w:sz w:val="28"/>
          <w:szCs w:val="28"/>
        </w:rPr>
        <w:t>判定该步不是吃子、不是将军、也不制造重要棋子威胁时，先用减少</w:t>
      </w:r>
      <w:r w:rsidRPr="00BB6EB9">
        <w:rPr>
          <w:rFonts w:ascii="Times New Roman" w:hAnsi="Times New Roman"/>
          <w:sz w:val="28"/>
          <w:szCs w:val="28"/>
        </w:rPr>
        <w:t xml:space="preserve"> 1 </w:t>
      </w:r>
      <w:r w:rsidRPr="00BB6EB9">
        <w:rPr>
          <w:rFonts w:ascii="Times New Roman" w:hAnsi="Times New Roman"/>
          <w:sz w:val="28"/>
          <w:szCs w:val="28"/>
        </w:rPr>
        <w:t>层深度的零窗口搜索进行试探。</w:t>
      </w:r>
      <w:r>
        <w:rPr>
          <w:rFonts w:ascii="Times New Roman" w:hAnsi="Times New Roman" w:hint="eastAsia"/>
          <w:sz w:val="28"/>
          <w:szCs w:val="28"/>
        </w:rPr>
        <w:t>我们断言：由于这种着法在浅层没有引起剧烈变动，它很可能是一种极其平庸的着法，即缩减结果预期小于</w:t>
      </w:r>
      <w:r>
        <w:rPr>
          <w:rFonts w:ascii="Times New Roman" w:hAnsi="Times New Roman" w:hint="eastAsia"/>
          <w:sz w:val="28"/>
          <w:szCs w:val="28"/>
        </w:rPr>
        <w:t>alpha</w:t>
      </w:r>
      <w:r>
        <w:rPr>
          <w:rFonts w:ascii="Times New Roman" w:hAnsi="Times New Roman" w:hint="eastAsia"/>
          <w:sz w:val="28"/>
          <w:szCs w:val="28"/>
        </w:rPr>
        <w:t>。</w:t>
      </w:r>
      <w:r w:rsidRPr="00BB6EB9">
        <w:rPr>
          <w:rFonts w:ascii="Times New Roman" w:hAnsi="Times New Roman"/>
          <w:sz w:val="28"/>
          <w:szCs w:val="28"/>
        </w:rPr>
        <w:t>如果该缩减搜索结果仍然大于</w:t>
      </w:r>
      <w:r w:rsidRPr="00BB6EB9">
        <w:rPr>
          <w:rFonts w:ascii="Times New Roman" w:hAnsi="Times New Roman"/>
          <w:sz w:val="28"/>
          <w:szCs w:val="28"/>
        </w:rPr>
        <w:t xml:space="preserve"> alpha</w:t>
      </w:r>
      <w:r w:rsidRPr="00BB6EB9">
        <w:rPr>
          <w:rFonts w:ascii="Times New Roman" w:hAnsi="Times New Roman"/>
          <w:sz w:val="28"/>
          <w:szCs w:val="28"/>
        </w:rPr>
        <w:t>，说明该着法可能被低估，再恢复完整深度并使用全窗口重新搜索。</w:t>
      </w:r>
      <w:r>
        <w:rPr>
          <w:rFonts w:ascii="Times New Roman" w:hAnsi="Times New Roman" w:hint="eastAsia"/>
          <w:sz w:val="28"/>
          <w:szCs w:val="28"/>
        </w:rPr>
        <w:t>通过以上方式，减少大量低价值后续分支。</w:t>
      </w:r>
    </w:p>
    <w:p w14:paraId="21DFA325" w14:textId="5C69E1E6" w:rsidR="00BB6EB9" w:rsidRDefault="00BB6EB9" w:rsidP="00BB6EB9">
      <w:pPr>
        <w:rPr>
          <w:rFonts w:ascii="Times New Roman" w:hAnsi="Times New Roman"/>
          <w:sz w:val="28"/>
          <w:szCs w:val="28"/>
        </w:rPr>
      </w:pPr>
      <w:r>
        <w:rPr>
          <w:rFonts w:ascii="Times New Roman" w:hAnsi="Times New Roman" w:hint="eastAsia"/>
          <w:sz w:val="28"/>
          <w:szCs w:val="28"/>
        </w:rPr>
        <w:t>3.</w:t>
      </w:r>
      <w:r w:rsidR="00DD2A7A">
        <w:rPr>
          <w:rFonts w:ascii="Times New Roman" w:hAnsi="Times New Roman"/>
          <w:sz w:val="28"/>
          <w:szCs w:val="28"/>
        </w:rPr>
        <w:t>12</w:t>
      </w:r>
      <w:r>
        <w:rPr>
          <w:rFonts w:ascii="Times New Roman" w:hAnsi="Times New Roman" w:hint="eastAsia"/>
          <w:sz w:val="28"/>
          <w:szCs w:val="28"/>
        </w:rPr>
        <w:t xml:space="preserve"> </w:t>
      </w:r>
      <w:r>
        <w:rPr>
          <w:rFonts w:ascii="Times New Roman" w:hAnsi="Times New Roman" w:hint="eastAsia"/>
          <w:sz w:val="28"/>
          <w:szCs w:val="28"/>
        </w:rPr>
        <w:t>安静着法</w:t>
      </w:r>
      <w:r w:rsidRPr="00C56422">
        <w:rPr>
          <w:rFonts w:ascii="Times New Roman" w:hAnsi="Times New Roman"/>
          <w:sz w:val="28"/>
          <w:szCs w:val="28"/>
        </w:rPr>
        <w:t>Quiet Moves</w:t>
      </w:r>
    </w:p>
    <w:p w14:paraId="14A9326B" w14:textId="77777777" w:rsidR="00BB6EB9" w:rsidRPr="00BB6EB9" w:rsidRDefault="00BB6EB9" w:rsidP="00BB6EB9">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在</w:t>
      </w:r>
      <w:r w:rsidRPr="00BB6EB9">
        <w:rPr>
          <w:rFonts w:ascii="Times New Roman" w:hAnsi="Times New Roman"/>
          <w:sz w:val="28"/>
          <w:szCs w:val="28"/>
        </w:rPr>
        <w:t xml:space="preserve"> ChessAI::isQuietMove </w:t>
      </w:r>
      <w:r w:rsidRPr="00BB6EB9">
        <w:rPr>
          <w:rFonts w:ascii="Times New Roman" w:hAnsi="Times New Roman"/>
          <w:sz w:val="28"/>
          <w:szCs w:val="28"/>
        </w:rPr>
        <w:t>中对候选着法进行安静性判定。程序首先排除非法坐标、源格非当前行动方棋子以及所有吃子着法；随后使用</w:t>
      </w:r>
      <w:r w:rsidRPr="00BB6EB9">
        <w:rPr>
          <w:rFonts w:ascii="Times New Roman" w:hAnsi="Times New Roman"/>
          <w:sz w:val="28"/>
          <w:szCs w:val="28"/>
        </w:rPr>
        <w:t xml:space="preserve"> MoveGuard </w:t>
      </w:r>
      <w:r w:rsidRPr="00BB6EB9">
        <w:rPr>
          <w:rFonts w:ascii="Times New Roman" w:hAnsi="Times New Roman"/>
          <w:sz w:val="28"/>
          <w:szCs w:val="28"/>
        </w:rPr>
        <w:t>临时执行该步，并检查该步是否造成将军、是否制造对车马炮等重要棋子的威胁。若该步既不吃子、不将军，也不产生重要战术威胁，则认为是安静着法。该结果被</w:t>
      </w:r>
      <w:r w:rsidRPr="00BB6EB9">
        <w:rPr>
          <w:rFonts w:ascii="Times New Roman" w:hAnsi="Times New Roman"/>
          <w:sz w:val="28"/>
          <w:szCs w:val="28"/>
        </w:rPr>
        <w:t xml:space="preserve"> LMR </w:t>
      </w:r>
      <w:r w:rsidRPr="00BB6EB9">
        <w:rPr>
          <w:rFonts w:ascii="Times New Roman" w:hAnsi="Times New Roman"/>
          <w:sz w:val="28"/>
          <w:szCs w:val="28"/>
        </w:rPr>
        <w:t>用于判断是否可以降低搜索深度，也被杀手着法逻辑用于只记录非吃子的高价值剪枝着法。</w:t>
      </w:r>
    </w:p>
    <w:p w14:paraId="5A5A5502" w14:textId="489A2132" w:rsidR="00BB6EB9" w:rsidRDefault="00BB6EB9" w:rsidP="006972B7">
      <w:pPr>
        <w:rPr>
          <w:rFonts w:ascii="Times New Roman" w:hAnsi="Times New Roman"/>
          <w:sz w:val="28"/>
          <w:szCs w:val="28"/>
        </w:rPr>
      </w:pPr>
    </w:p>
    <w:p w14:paraId="5BF84E1C" w14:textId="77777777" w:rsidR="00E53A76" w:rsidRPr="00BB6EB9" w:rsidRDefault="00E53A76" w:rsidP="006972B7">
      <w:pPr>
        <w:rPr>
          <w:rFonts w:ascii="Times New Roman" w:hAnsi="Times New Roman"/>
          <w:sz w:val="28"/>
          <w:szCs w:val="28"/>
        </w:rPr>
      </w:pPr>
    </w:p>
    <w:p w14:paraId="6F81B708" w14:textId="7057C3A8" w:rsidR="00F746E7" w:rsidRDefault="006972B7" w:rsidP="00F746E7">
      <w:pPr>
        <w:rPr>
          <w:rFonts w:ascii="Times New Roman" w:hAnsi="Times New Roman"/>
          <w:sz w:val="28"/>
          <w:szCs w:val="28"/>
        </w:rPr>
      </w:pPr>
      <w:r>
        <w:rPr>
          <w:rFonts w:ascii="Times New Roman" w:hAnsi="Times New Roman" w:hint="eastAsia"/>
          <w:sz w:val="28"/>
          <w:szCs w:val="28"/>
        </w:rPr>
        <w:lastRenderedPageBreak/>
        <w:t>3</w:t>
      </w:r>
      <w:r>
        <w:rPr>
          <w:rFonts w:ascii="Times New Roman" w:hAnsi="Times New Roman"/>
          <w:sz w:val="28"/>
          <w:szCs w:val="28"/>
        </w:rPr>
        <w:t>.</w:t>
      </w:r>
      <w:r w:rsidR="00DD2A7A">
        <w:rPr>
          <w:rFonts w:ascii="Times New Roman" w:hAnsi="Times New Roman"/>
          <w:sz w:val="28"/>
          <w:szCs w:val="28"/>
        </w:rPr>
        <w:t>13</w:t>
      </w:r>
      <w:r>
        <w:rPr>
          <w:rFonts w:ascii="Times New Roman" w:hAnsi="Times New Roman"/>
          <w:sz w:val="28"/>
          <w:szCs w:val="28"/>
        </w:rPr>
        <w:t xml:space="preserve"> </w:t>
      </w:r>
      <w:r>
        <w:rPr>
          <w:rFonts w:ascii="Times New Roman" w:hAnsi="Times New Roman" w:hint="eastAsia"/>
          <w:sz w:val="28"/>
          <w:szCs w:val="28"/>
        </w:rPr>
        <w:t>搜素时间控制与状态保护</w:t>
      </w:r>
    </w:p>
    <w:p w14:paraId="71F9F3AD" w14:textId="77777777" w:rsidR="00875EFC" w:rsidRDefault="00875EFC" w:rsidP="00F746E7">
      <w:pPr>
        <w:rPr>
          <w:rFonts w:ascii="Times New Roman" w:hAnsi="Times New Roman"/>
          <w:sz w:val="28"/>
          <w:szCs w:val="28"/>
        </w:rPr>
      </w:pPr>
    </w:p>
    <w:p w14:paraId="52D39842" w14:textId="77777777" w:rsidR="00DD2A7A" w:rsidRDefault="00DE2E9B" w:rsidP="00DD2A7A">
      <w:pPr>
        <w:rPr>
          <w:rFonts w:ascii="Times New Roman" w:hAnsi="Times New Roman"/>
          <w:sz w:val="28"/>
          <w:szCs w:val="28"/>
        </w:rPr>
      </w:pPr>
      <w:r>
        <w:rPr>
          <w:rFonts w:ascii="Times New Roman" w:hAnsi="Times New Roman"/>
          <w:sz w:val="28"/>
          <w:szCs w:val="28"/>
        </w:rPr>
        <w:tab/>
      </w:r>
      <w:r w:rsidR="00DD2A7A" w:rsidRPr="00DE2E9B">
        <w:rPr>
          <w:rFonts w:ascii="Times New Roman" w:hAnsi="Times New Roman"/>
          <w:b/>
          <w:bCs/>
          <w:sz w:val="28"/>
          <w:szCs w:val="28"/>
        </w:rPr>
        <w:t>方法描述：</w:t>
      </w:r>
      <w:r w:rsidR="00DD2A7A" w:rsidRPr="00FE2914">
        <w:rPr>
          <w:rFonts w:ascii="Times New Roman" w:hAnsi="Times New Roman"/>
          <w:sz w:val="28"/>
          <w:szCs w:val="28"/>
        </w:rPr>
        <w:t>在</w:t>
      </w:r>
      <w:r w:rsidR="00DD2A7A" w:rsidRPr="00FE2914">
        <w:rPr>
          <w:rFonts w:ascii="Times New Roman" w:hAnsi="Times New Roman"/>
          <w:sz w:val="28"/>
          <w:szCs w:val="28"/>
        </w:rPr>
        <w:t xml:space="preserve"> SearchTime::check </w:t>
      </w:r>
      <w:r w:rsidR="00DD2A7A" w:rsidRPr="00FE2914">
        <w:rPr>
          <w:rFonts w:ascii="Times New Roman" w:hAnsi="Times New Roman"/>
          <w:sz w:val="28"/>
          <w:szCs w:val="28"/>
        </w:rPr>
        <w:t>中针对</w:t>
      </w:r>
      <w:r w:rsidR="00DD2A7A" w:rsidRPr="00FE2914">
        <w:rPr>
          <w:rFonts w:ascii="Times New Roman" w:hAnsi="Times New Roman"/>
          <w:sz w:val="28"/>
          <w:szCs w:val="28"/>
        </w:rPr>
        <w:t xml:space="preserve"> AI </w:t>
      </w:r>
      <w:r w:rsidR="00DD2A7A" w:rsidRPr="00FE2914">
        <w:rPr>
          <w:rFonts w:ascii="Times New Roman" w:hAnsi="Times New Roman"/>
          <w:sz w:val="28"/>
          <w:szCs w:val="28"/>
        </w:rPr>
        <w:t>博弈树搜索的单步耗时进行控制与阻断，主要防止引擎超时。程序在搜索起步时通过</w:t>
      </w:r>
      <w:r w:rsidR="00DD2A7A" w:rsidRPr="00FE2914">
        <w:rPr>
          <w:rFonts w:ascii="Times New Roman" w:hAnsi="Times New Roman"/>
          <w:sz w:val="28"/>
          <w:szCs w:val="28"/>
        </w:rPr>
        <w:t xml:space="preserve"> steady_clock</w:t>
      </w:r>
      <w:r w:rsidR="00DD2A7A" w:rsidRPr="00FE2914">
        <w:rPr>
          <w:rFonts w:ascii="Times New Roman" w:hAnsi="Times New Roman"/>
          <w:sz w:val="28"/>
          <w:szCs w:val="28"/>
        </w:rPr>
        <w:t>设定未来的超时截止点（</w:t>
      </w:r>
      <w:r w:rsidR="00DD2A7A" w:rsidRPr="00FE2914">
        <w:rPr>
          <w:rFonts w:ascii="Times New Roman" w:hAnsi="Times New Roman"/>
          <w:sz w:val="28"/>
          <w:szCs w:val="28"/>
        </w:rPr>
        <w:t>endTime</w:t>
      </w:r>
      <w:r w:rsidR="00DD2A7A" w:rsidRPr="00FE2914">
        <w:rPr>
          <w:rFonts w:ascii="Times New Roman" w:hAnsi="Times New Roman"/>
          <w:sz w:val="28"/>
          <w:szCs w:val="28"/>
        </w:rPr>
        <w:t>）。在搜索递归的深层节点中，引擎会高频调用内联的</w:t>
      </w:r>
      <w:r w:rsidR="00DD2A7A" w:rsidRPr="00FE2914">
        <w:rPr>
          <w:rFonts w:ascii="Times New Roman" w:hAnsi="Times New Roman"/>
          <w:sz w:val="28"/>
          <w:szCs w:val="28"/>
        </w:rPr>
        <w:t xml:space="preserve"> check </w:t>
      </w:r>
      <w:r w:rsidR="00DD2A7A" w:rsidRPr="00FE2914">
        <w:rPr>
          <w:rFonts w:ascii="Times New Roman" w:hAnsi="Times New Roman"/>
          <w:sz w:val="28"/>
          <w:szCs w:val="28"/>
        </w:rPr>
        <w:t>方法；用无符号整型计数器（</w:t>
      </w:r>
      <w:r w:rsidR="00DD2A7A" w:rsidRPr="00FE2914">
        <w:rPr>
          <w:rFonts w:ascii="Times New Roman" w:hAnsi="Times New Roman"/>
          <w:sz w:val="28"/>
          <w:szCs w:val="28"/>
        </w:rPr>
        <w:t>checkerCount</w:t>
      </w:r>
      <w:r w:rsidR="00DD2A7A" w:rsidRPr="00FE2914">
        <w:rPr>
          <w:rFonts w:ascii="Times New Roman" w:hAnsi="Times New Roman"/>
          <w:sz w:val="28"/>
          <w:szCs w:val="28"/>
        </w:rPr>
        <w:t>）与位与运算（</w:t>
      </w:r>
      <w:r w:rsidR="00DD2A7A" w:rsidRPr="00FE2914">
        <w:rPr>
          <w:rFonts w:ascii="Times New Roman" w:hAnsi="Times New Roman"/>
          <w:sz w:val="28"/>
          <w:szCs w:val="28"/>
        </w:rPr>
        <w:t>&amp; 255</w:t>
      </w:r>
      <w:r w:rsidR="00DD2A7A" w:rsidRPr="00FE2914">
        <w:rPr>
          <w:rFonts w:ascii="Times New Roman" w:hAnsi="Times New Roman"/>
          <w:sz w:val="28"/>
          <w:szCs w:val="28"/>
        </w:rPr>
        <w:t>）执行频率降级，使得每历经</w:t>
      </w:r>
      <w:r w:rsidR="00DD2A7A" w:rsidRPr="00FE2914">
        <w:rPr>
          <w:rFonts w:ascii="Times New Roman" w:hAnsi="Times New Roman"/>
          <w:sz w:val="28"/>
          <w:szCs w:val="28"/>
        </w:rPr>
        <w:t xml:space="preserve"> 256 </w:t>
      </w:r>
      <w:r w:rsidR="00DD2A7A" w:rsidRPr="00FE2914">
        <w:rPr>
          <w:rFonts w:ascii="Times New Roman" w:hAnsi="Times New Roman"/>
          <w:sz w:val="28"/>
          <w:szCs w:val="28"/>
        </w:rPr>
        <w:t>个节点才实际比对一次物理时钟。一旦检测到当前时间已越过截止点，程序将立即抛出自定义的</w:t>
      </w:r>
      <w:r w:rsidR="00DD2A7A" w:rsidRPr="00FE2914">
        <w:rPr>
          <w:rFonts w:ascii="Times New Roman" w:hAnsi="Times New Roman"/>
          <w:sz w:val="28"/>
          <w:szCs w:val="28"/>
        </w:rPr>
        <w:t xml:space="preserve"> TimeOutException </w:t>
      </w:r>
      <w:r w:rsidR="00DD2A7A" w:rsidRPr="00FE2914">
        <w:rPr>
          <w:rFonts w:ascii="Times New Roman" w:hAnsi="Times New Roman"/>
          <w:sz w:val="28"/>
          <w:szCs w:val="28"/>
        </w:rPr>
        <w:t>异常，通过</w:t>
      </w:r>
      <w:r w:rsidR="00DD2A7A" w:rsidRPr="00FE2914">
        <w:rPr>
          <w:rFonts w:ascii="Times New Roman" w:hAnsi="Times New Roman"/>
          <w:sz w:val="28"/>
          <w:szCs w:val="28"/>
        </w:rPr>
        <w:t xml:space="preserve"> C++ </w:t>
      </w:r>
      <w:r w:rsidR="00DD2A7A" w:rsidRPr="00FE2914">
        <w:rPr>
          <w:rFonts w:ascii="Times New Roman" w:hAnsi="Times New Roman"/>
          <w:sz w:val="28"/>
          <w:szCs w:val="28"/>
        </w:rPr>
        <w:t>的异常处理机制迅速引发调用栈回溯（</w:t>
      </w:r>
      <w:r w:rsidR="00DD2A7A" w:rsidRPr="00FE2914">
        <w:rPr>
          <w:rFonts w:ascii="Times New Roman" w:hAnsi="Times New Roman"/>
          <w:sz w:val="28"/>
          <w:szCs w:val="28"/>
        </w:rPr>
        <w:t>Stack Unwinding</w:t>
      </w:r>
      <w:r w:rsidR="00DD2A7A" w:rsidRPr="00FE2914">
        <w:rPr>
          <w:rFonts w:ascii="Times New Roman" w:hAnsi="Times New Roman"/>
          <w:sz w:val="28"/>
          <w:szCs w:val="28"/>
        </w:rPr>
        <w:t>），瞬间终止所有正在深潜的搜索分支，实现计算时间硬截断。</w:t>
      </w:r>
    </w:p>
    <w:p w14:paraId="4C505706" w14:textId="400C7CE6" w:rsidR="00DE2E9B" w:rsidRDefault="00DE2E9B" w:rsidP="00F746E7">
      <w:pPr>
        <w:rPr>
          <w:rFonts w:ascii="Times New Roman" w:hAnsi="Times New Roman"/>
          <w:sz w:val="28"/>
          <w:szCs w:val="28"/>
        </w:rPr>
      </w:pPr>
    </w:p>
    <w:p w14:paraId="44534009" w14:textId="21804959" w:rsidR="00F643BC" w:rsidRDefault="00F643BC" w:rsidP="00F746E7">
      <w:pPr>
        <w:rPr>
          <w:rFonts w:ascii="Times New Roman" w:hAnsi="Times New Roman"/>
          <w:sz w:val="28"/>
          <w:szCs w:val="28"/>
        </w:rPr>
      </w:pPr>
      <w:r>
        <w:rPr>
          <w:rFonts w:ascii="Times New Roman" w:hAnsi="Times New Roman"/>
          <w:sz w:val="28"/>
          <w:szCs w:val="28"/>
        </w:rPr>
        <w:t>3.</w:t>
      </w:r>
      <w:r w:rsidR="00DD2A7A">
        <w:rPr>
          <w:rFonts w:ascii="Times New Roman" w:hAnsi="Times New Roman"/>
          <w:sz w:val="28"/>
          <w:szCs w:val="28"/>
        </w:rPr>
        <w:t>14</w:t>
      </w:r>
      <w:r>
        <w:rPr>
          <w:rFonts w:ascii="Times New Roman" w:hAnsi="Times New Roman"/>
          <w:sz w:val="28"/>
          <w:szCs w:val="28"/>
        </w:rPr>
        <w:t xml:space="preserve"> </w:t>
      </w:r>
      <w:r>
        <w:rPr>
          <w:rFonts w:ascii="Times New Roman" w:hAnsi="Times New Roman" w:hint="eastAsia"/>
          <w:sz w:val="28"/>
          <w:szCs w:val="28"/>
        </w:rPr>
        <w:t>迭代加深</w:t>
      </w:r>
    </w:p>
    <w:p w14:paraId="37E2E37A" w14:textId="5FD964EE" w:rsidR="00875EFC" w:rsidRPr="00BB6EB9" w:rsidRDefault="00BB6EB9" w:rsidP="00E53A76">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在</w:t>
      </w:r>
      <w:r w:rsidRPr="00BB6EB9">
        <w:rPr>
          <w:rFonts w:ascii="Times New Roman" w:hAnsi="Times New Roman"/>
          <w:sz w:val="28"/>
          <w:szCs w:val="28"/>
        </w:rPr>
        <w:t xml:space="preserve"> ChessAI::alpha_beta_PVS_select </w:t>
      </w:r>
      <w:r w:rsidRPr="00BB6EB9">
        <w:rPr>
          <w:rFonts w:ascii="Times New Roman" w:hAnsi="Times New Roman"/>
          <w:sz w:val="28"/>
          <w:szCs w:val="28"/>
        </w:rPr>
        <w:t>中采用迭代加深策略，外层从深度</w:t>
      </w:r>
      <w:r w:rsidRPr="00BB6EB9">
        <w:rPr>
          <w:rFonts w:ascii="Times New Roman" w:hAnsi="Times New Roman"/>
          <w:sz w:val="28"/>
          <w:szCs w:val="28"/>
        </w:rPr>
        <w:t xml:space="preserve"> 1 </w:t>
      </w:r>
      <w:r w:rsidRPr="00BB6EB9">
        <w:rPr>
          <w:rFonts w:ascii="Times New Roman" w:hAnsi="Times New Roman"/>
          <w:sz w:val="28"/>
          <w:szCs w:val="28"/>
        </w:rPr>
        <w:t>逐步搜索到</w:t>
      </w:r>
      <w:r w:rsidRPr="00BB6EB9">
        <w:rPr>
          <w:rFonts w:ascii="Times New Roman" w:hAnsi="Times New Roman"/>
          <w:sz w:val="28"/>
          <w:szCs w:val="28"/>
        </w:rPr>
        <w:t xml:space="preserve"> max_depth</w:t>
      </w:r>
      <w:r w:rsidRPr="00BB6EB9">
        <w:rPr>
          <w:rFonts w:ascii="Times New Roman" w:hAnsi="Times New Roman"/>
          <w:sz w:val="28"/>
          <w:szCs w:val="28"/>
        </w:rPr>
        <w:t>。每完成一层深度后，程序使用</w:t>
      </w:r>
      <w:r w:rsidRPr="00BB6EB9">
        <w:rPr>
          <w:rFonts w:ascii="Times New Roman" w:hAnsi="Times New Roman"/>
          <w:sz w:val="28"/>
          <w:szCs w:val="28"/>
        </w:rPr>
        <w:t xml:space="preserve"> stable_sort </w:t>
      </w:r>
      <w:r w:rsidRPr="00BB6EB9">
        <w:rPr>
          <w:rFonts w:ascii="Times New Roman" w:hAnsi="Times New Roman"/>
          <w:sz w:val="28"/>
          <w:szCs w:val="28"/>
        </w:rPr>
        <w:t>按搜索得分重新排列根节点着法，并保存</w:t>
      </w:r>
      <w:r w:rsidRPr="00BB6EB9">
        <w:rPr>
          <w:rFonts w:ascii="Times New Roman" w:hAnsi="Times New Roman"/>
          <w:sz w:val="28"/>
          <w:szCs w:val="28"/>
        </w:rPr>
        <w:t xml:space="preserve"> last_completed_selected </w:t>
      </w:r>
      <w:r w:rsidRPr="00BB6EB9">
        <w:rPr>
          <w:rFonts w:ascii="Times New Roman" w:hAnsi="Times New Roman"/>
          <w:sz w:val="28"/>
          <w:szCs w:val="28"/>
        </w:rPr>
        <w:t>作为当前已完整完成的最好结果。下一层搜索继承上一层排序结果，使更可能成为最佳着法的分支优先进入</w:t>
      </w:r>
      <w:r w:rsidRPr="00BB6EB9">
        <w:rPr>
          <w:rFonts w:ascii="Times New Roman" w:hAnsi="Times New Roman"/>
          <w:sz w:val="28"/>
          <w:szCs w:val="28"/>
        </w:rPr>
        <w:t xml:space="preserve"> PVS </w:t>
      </w:r>
      <w:r w:rsidRPr="00BB6EB9">
        <w:rPr>
          <w:rFonts w:ascii="Times New Roman" w:hAnsi="Times New Roman"/>
          <w:sz w:val="28"/>
          <w:szCs w:val="28"/>
        </w:rPr>
        <w:t>搜索，从而提升剪枝效率。若搜索过程中超时，则捕获</w:t>
      </w:r>
      <w:r w:rsidRPr="00BB6EB9">
        <w:rPr>
          <w:rFonts w:ascii="Times New Roman" w:hAnsi="Times New Roman"/>
          <w:sz w:val="28"/>
          <w:szCs w:val="28"/>
        </w:rPr>
        <w:t xml:space="preserve"> TimeOutException</w:t>
      </w:r>
      <w:r w:rsidRPr="00BB6EB9">
        <w:rPr>
          <w:rFonts w:ascii="Times New Roman" w:hAnsi="Times New Roman"/>
          <w:sz w:val="28"/>
          <w:szCs w:val="28"/>
        </w:rPr>
        <w:t>，并恢复到上一层完整搜索结果；若发现分数超过必胜阈值</w:t>
      </w:r>
      <w:r>
        <w:rPr>
          <w:rFonts w:ascii="Times New Roman" w:hAnsi="Times New Roman" w:hint="eastAsia"/>
          <w:sz w:val="28"/>
          <w:szCs w:val="28"/>
        </w:rPr>
        <w:t>(</w:t>
      </w:r>
      <w:r>
        <w:rPr>
          <w:rFonts w:ascii="Times New Roman" w:hAnsi="Times New Roman" w:hint="eastAsia"/>
          <w:sz w:val="28"/>
          <w:szCs w:val="28"/>
        </w:rPr>
        <w:t>一个极大的值，程序中记为</w:t>
      </w:r>
      <w:r>
        <w:rPr>
          <w:rFonts w:ascii="Times New Roman" w:hAnsi="Times New Roman" w:hint="eastAsia"/>
          <w:sz w:val="28"/>
          <w:szCs w:val="28"/>
        </w:rPr>
        <w:t>9</w:t>
      </w:r>
      <w:r>
        <w:rPr>
          <w:rFonts w:ascii="Times New Roman" w:hAnsi="Times New Roman"/>
          <w:sz w:val="28"/>
          <w:szCs w:val="28"/>
        </w:rPr>
        <w:t>00000)</w:t>
      </w:r>
      <w:r w:rsidRPr="00BB6EB9">
        <w:rPr>
          <w:rFonts w:ascii="Times New Roman" w:hAnsi="Times New Roman"/>
          <w:sz w:val="28"/>
          <w:szCs w:val="28"/>
        </w:rPr>
        <w:t>，则提前结束更深层搜索。</w:t>
      </w:r>
    </w:p>
    <w:p w14:paraId="77F6C117" w14:textId="77777777" w:rsidR="00BB6EB9" w:rsidRPr="00BB6EB9" w:rsidRDefault="00BB6EB9" w:rsidP="00F746E7">
      <w:pPr>
        <w:rPr>
          <w:del w:id="12" w:author="阳 万" w:date="2026-05-03T12:15:00Z"/>
          <w:rFonts w:ascii="Times New Roman" w:hAnsi="Times New Roman"/>
          <w:sz w:val="28"/>
          <w:szCs w:val="28"/>
        </w:rPr>
      </w:pPr>
    </w:p>
    <w:p w14:paraId="77117F7A" w14:textId="77777777" w:rsidR="00F746E7" w:rsidRDefault="00F746E7" w:rsidP="00F746E7">
      <w:pPr>
        <w:pStyle w:val="2"/>
      </w:pPr>
      <w:r>
        <w:rPr>
          <w:rFonts w:hint="eastAsia"/>
        </w:rPr>
        <w:t>算法性能分析与测试结果</w:t>
      </w:r>
    </w:p>
    <w:p w14:paraId="265F565A" w14:textId="3BB47545" w:rsidR="003A1590" w:rsidRDefault="003A1590" w:rsidP="003A1590">
      <w:pPr>
        <w:rPr>
          <w:rFonts w:ascii="Times New Roman" w:hAnsi="Times New Roman"/>
          <w:sz w:val="28"/>
          <w:szCs w:val="28"/>
        </w:rPr>
      </w:pPr>
      <w:r w:rsidRPr="00EF5349">
        <w:rPr>
          <w:rFonts w:ascii="Times New Roman" w:hAnsi="Times New Roman" w:hint="eastAsia"/>
          <w:sz w:val="28"/>
          <w:szCs w:val="28"/>
        </w:rPr>
        <w:t>3</w:t>
      </w:r>
      <w:r w:rsidRPr="00EF5349">
        <w:rPr>
          <w:rFonts w:ascii="Times New Roman" w:hAnsi="Times New Roman"/>
          <w:sz w:val="28"/>
          <w:szCs w:val="28"/>
        </w:rPr>
        <w:t xml:space="preserve">.3.1 </w:t>
      </w:r>
      <w:r w:rsidR="00F746E7" w:rsidRPr="00EF5349">
        <w:rPr>
          <w:rFonts w:ascii="Times New Roman" w:hAnsi="Times New Roman" w:hint="eastAsia"/>
          <w:sz w:val="28"/>
          <w:rPrChange w:id="13" w:author="阳 万" w:date="2026-05-03T12:15:00Z">
            <w:rPr>
              <w:rFonts w:hint="eastAsia"/>
            </w:rPr>
          </w:rPrChange>
        </w:rPr>
        <w:t>算法</w:t>
      </w:r>
      <w:r w:rsidRPr="00EF5349">
        <w:rPr>
          <w:rFonts w:ascii="Times New Roman" w:hAnsi="Times New Roman" w:hint="eastAsia"/>
          <w:sz w:val="28"/>
          <w:szCs w:val="28"/>
        </w:rPr>
        <w:t>性能分析</w:t>
      </w:r>
    </w:p>
    <w:p w14:paraId="3280742B"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主搜素时间复杂度</w:t>
      </w:r>
    </w:p>
    <w:p w14:paraId="04F55550" w14:textId="77777777" w:rsidR="003A1590" w:rsidRPr="00EF5349" w:rsidRDefault="003A1590" w:rsidP="003A1590">
      <w:pPr>
        <w:pStyle w:val="a9"/>
        <w:ind w:firstLineChars="200" w:firstLine="560"/>
        <w:rPr>
          <w:sz w:val="28"/>
          <w:szCs w:val="28"/>
        </w:rPr>
      </w:pPr>
      <w:r w:rsidRPr="00EF5349">
        <w:rPr>
          <w:sz w:val="28"/>
          <w:szCs w:val="28"/>
        </w:rPr>
        <w:t>程序使用</w:t>
      </w:r>
      <w:r w:rsidRPr="00EF5349">
        <w:rPr>
          <w:sz w:val="28"/>
          <w:szCs w:val="28"/>
        </w:rPr>
        <w:t xml:space="preserve"> PVS + Alpha-Beta + </w:t>
      </w:r>
      <w:r w:rsidRPr="00EF5349">
        <w:rPr>
          <w:sz w:val="28"/>
          <w:szCs w:val="28"/>
        </w:rPr>
        <w:t>置换表</w:t>
      </w:r>
      <w:r w:rsidRPr="00EF5349">
        <w:rPr>
          <w:sz w:val="28"/>
          <w:szCs w:val="28"/>
        </w:rPr>
        <w:t xml:space="preserve"> + </w:t>
      </w:r>
      <w:r w:rsidRPr="00EF5349">
        <w:rPr>
          <w:sz w:val="28"/>
          <w:szCs w:val="28"/>
        </w:rPr>
        <w:t>空步裁剪</w:t>
      </w:r>
      <w:r w:rsidRPr="00EF5349">
        <w:rPr>
          <w:sz w:val="28"/>
          <w:szCs w:val="28"/>
        </w:rPr>
        <w:t xml:space="preserve"> + LMR + </w:t>
      </w:r>
      <w:r w:rsidRPr="00EF5349">
        <w:rPr>
          <w:sz w:val="28"/>
          <w:szCs w:val="28"/>
        </w:rPr>
        <w:t>杀手着法。但严格最坏情况不能假设剪枝有效。</w:t>
      </w:r>
    </w:p>
    <w:p w14:paraId="2F92147B" w14:textId="709BAF85" w:rsidR="000B440D" w:rsidRPr="00DD2A7A" w:rsidRDefault="003A1590" w:rsidP="00DD2A7A">
      <w:pPr>
        <w:ind w:firstLine="570"/>
        <w:rPr>
          <w:rFonts w:ascii="Times New Roman" w:hAnsi="Times New Roman"/>
          <w:sz w:val="28"/>
          <w:szCs w:val="28"/>
          <w:rPrChange w:id="14" w:author="阳 万" w:date="2026-05-03T12:15:00Z">
            <w:rPr/>
          </w:rPrChange>
        </w:rPr>
      </w:pPr>
      <w:r>
        <w:rPr>
          <w:rFonts w:ascii="Times New Roman" w:hAnsi="Times New Roman" w:hint="eastAsia"/>
          <w:sz w:val="28"/>
          <w:szCs w:val="28"/>
        </w:rPr>
        <w:t>主搜素</w:t>
      </w:r>
      <w:r w:rsidR="000B440D">
        <w:rPr>
          <w:rFonts w:ascii="Times New Roman" w:hAnsi="Times New Roman" w:hint="eastAsia"/>
          <w:sz w:val="28"/>
          <w:rPrChange w:id="15" w:author="阳 万" w:date="2026-05-03T12:15:00Z">
            <w:rPr>
              <w:rFonts w:hint="eastAsia"/>
            </w:rPr>
          </w:rPrChange>
        </w:rPr>
        <w:t>的</w:t>
      </w:r>
      <w:r>
        <w:rPr>
          <w:rFonts w:ascii="Times New Roman" w:hAnsi="Times New Roman" w:hint="eastAsia"/>
          <w:sz w:val="28"/>
          <w:szCs w:val="28"/>
        </w:rPr>
        <w:t>迭代深度从</w:t>
      </w:r>
      <w:r>
        <w:rPr>
          <w:rFonts w:ascii="Times New Roman" w:hAnsi="Times New Roman" w:hint="eastAsia"/>
          <w:sz w:val="28"/>
          <w:szCs w:val="28"/>
        </w:rPr>
        <w:t>1</w:t>
      </w:r>
      <w:r>
        <w:rPr>
          <w:rFonts w:ascii="Times New Roman" w:hAnsi="Times New Roman" w:hint="eastAsia"/>
          <w:sz w:val="28"/>
          <w:szCs w:val="28"/>
        </w:rPr>
        <w:t>层到</w:t>
      </w:r>
      <w:r>
        <w:rPr>
          <w:rFonts w:ascii="Times New Roman" w:hAnsi="Times New Roman" w:hint="eastAsia"/>
          <w:sz w:val="28"/>
          <w:szCs w:val="28"/>
        </w:rPr>
        <w:t>1</w:t>
      </w:r>
      <w:r>
        <w:rPr>
          <w:rFonts w:ascii="Times New Roman" w:hAnsi="Times New Roman"/>
          <w:sz w:val="28"/>
          <w:szCs w:val="28"/>
        </w:rPr>
        <w:t>0</w:t>
      </w:r>
      <w:r>
        <w:rPr>
          <w:rFonts w:ascii="Times New Roman" w:hAnsi="Times New Roman" w:hint="eastAsia"/>
          <w:sz w:val="28"/>
          <w:szCs w:val="28"/>
        </w:rPr>
        <w:t>层，层数</w:t>
      </w:r>
      <w:r>
        <w:rPr>
          <w:rFonts w:ascii="Times New Roman" w:hAnsi="Times New Roman"/>
          <w:sz w:val="28"/>
          <w:szCs w:val="28"/>
        </w:rPr>
        <w:t>d</w:t>
      </w:r>
      <w:r>
        <w:rPr>
          <w:rFonts w:ascii="Times New Roman" w:hAnsi="Times New Roman" w:hint="eastAsia"/>
          <w:sz w:val="28"/>
          <w:szCs w:val="28"/>
        </w:rPr>
        <w:t>的搜素树节点大致为：</w:t>
      </w:r>
      <w:bookmarkEnd w:id="5"/>
      <w:r w:rsidR="00DD2A7A" w:rsidRPr="00DD2A7A">
        <w:rPr>
          <w:rFonts w:ascii="Times New Roman" w:hAnsi="Times New Roman"/>
          <w:sz w:val="28"/>
        </w:rPr>
        <w:t xml:space="preserve"> </w:t>
      </w:r>
    </w:p>
    <w:p w14:paraId="15454224" w14:textId="77777777" w:rsidR="003A1590" w:rsidRPr="00AD3FEB" w:rsidRDefault="003A1590" w:rsidP="003A1590">
      <w:pPr>
        <w:ind w:firstLine="570"/>
        <w:rPr>
          <w:rFonts w:ascii="Times New Roman" w:hAnsi="Times New Roman"/>
          <w:sz w:val="28"/>
          <w:szCs w:val="28"/>
        </w:rPr>
      </w:pPr>
      <w:r w:rsidRPr="00AD3FEB">
        <w:rPr>
          <w:rFonts w:ascii="Times New Roman" w:hAnsi="Times New Roman"/>
          <w:noProof/>
          <w:sz w:val="28"/>
          <w:szCs w:val="28"/>
        </w:rPr>
        <w:drawing>
          <wp:anchor distT="0" distB="0" distL="114300" distR="114300" simplePos="0" relativeHeight="251659264" behindDoc="1" locked="0" layoutInCell="1" allowOverlap="1" wp14:anchorId="37B6269B" wp14:editId="61F3D063">
            <wp:simplePos x="0" y="0"/>
            <wp:positionH relativeFrom="column">
              <wp:align>center</wp:align>
            </wp:positionH>
            <wp:positionV relativeFrom="paragraph">
              <wp:posOffset>95885</wp:posOffset>
            </wp:positionV>
            <wp:extent cx="972000" cy="799200"/>
            <wp:effectExtent l="0" t="0" r="0" b="127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972000" cy="799200"/>
                    </a:xfrm>
                    <a:prstGeom prst="rect">
                      <a:avLst/>
                    </a:prstGeom>
                  </pic:spPr>
                </pic:pic>
              </a:graphicData>
            </a:graphic>
            <wp14:sizeRelH relativeFrom="margin">
              <wp14:pctWidth>0</wp14:pctWidth>
            </wp14:sizeRelH>
            <wp14:sizeRelV relativeFrom="margin">
              <wp14:pctHeight>0</wp14:pctHeight>
            </wp14:sizeRelV>
          </wp:anchor>
        </w:drawing>
      </w:r>
    </w:p>
    <w:p w14:paraId="1D072C42" w14:textId="77777777" w:rsidR="003A1590" w:rsidRDefault="003A1590" w:rsidP="003A1590">
      <w:pPr>
        <w:rPr>
          <w:color w:val="0000FF"/>
        </w:rPr>
      </w:pPr>
    </w:p>
    <w:p w14:paraId="373996E6" w14:textId="77777777" w:rsidR="003A1590" w:rsidRDefault="003A1590" w:rsidP="003A1590">
      <w:pPr>
        <w:rPr>
          <w:color w:val="0000FF"/>
        </w:rPr>
      </w:pPr>
    </w:p>
    <w:p w14:paraId="375ED4DD" w14:textId="77777777" w:rsidR="003A1590" w:rsidRDefault="003A1590" w:rsidP="003A1590">
      <w:pPr>
        <w:rPr>
          <w:sz w:val="28"/>
          <w:szCs w:val="28"/>
        </w:rPr>
      </w:pPr>
    </w:p>
    <w:p w14:paraId="4C18FDEC" w14:textId="77777777" w:rsidR="003A1590" w:rsidRDefault="003A1590" w:rsidP="003A1590">
      <w:pPr>
        <w:ind w:firstLine="555"/>
        <w:rPr>
          <w:sz w:val="28"/>
          <w:szCs w:val="28"/>
        </w:rPr>
      </w:pPr>
      <w:r>
        <w:rPr>
          <w:rFonts w:hint="eastAsia"/>
          <w:sz w:val="28"/>
          <w:szCs w:val="28"/>
        </w:rPr>
        <w:t>总迭代加深节点数</w:t>
      </w:r>
      <w:r w:rsidRPr="00AD3FEB">
        <w:rPr>
          <w:rFonts w:asciiTheme="minorEastAsia" w:eastAsiaTheme="minorEastAsia" w:hAnsiTheme="minorEastAsia" w:hint="eastAsia"/>
          <w:sz w:val="28"/>
          <w:szCs w:val="28"/>
        </w:rPr>
        <w:t>(</w:t>
      </w:r>
      <w:r w:rsidRPr="00AD3FEB">
        <w:rPr>
          <w:rFonts w:asciiTheme="minorEastAsia" w:eastAsiaTheme="minorEastAsia" w:hAnsiTheme="minorEastAsia"/>
          <w:sz w:val="28"/>
          <w:szCs w:val="28"/>
        </w:rPr>
        <w:t>D = 10)</w:t>
      </w:r>
      <w:r w:rsidRPr="00AD3FEB">
        <w:rPr>
          <w:rFonts w:asciiTheme="minorEastAsia" w:eastAsiaTheme="minorEastAsia" w:hAnsiTheme="minorEastAsia" w:hint="eastAsia"/>
          <w:sz w:val="28"/>
          <w:szCs w:val="28"/>
        </w:rPr>
        <w:t>：</w:t>
      </w:r>
    </w:p>
    <w:p w14:paraId="75D22631" w14:textId="77777777" w:rsidR="003A1590" w:rsidRDefault="003A1590" w:rsidP="003A1590">
      <w:pPr>
        <w:rPr>
          <w:sz w:val="28"/>
          <w:szCs w:val="28"/>
        </w:rPr>
      </w:pPr>
      <w:r w:rsidRPr="00AD3FEB">
        <w:rPr>
          <w:noProof/>
          <w:sz w:val="28"/>
          <w:szCs w:val="28"/>
        </w:rPr>
        <w:drawing>
          <wp:anchor distT="0" distB="0" distL="114300" distR="114300" simplePos="0" relativeHeight="251660288" behindDoc="1" locked="0" layoutInCell="1" allowOverlap="1" wp14:anchorId="618E5C20" wp14:editId="2D7122A0">
            <wp:simplePos x="0" y="0"/>
            <wp:positionH relativeFrom="column">
              <wp:align>center</wp:align>
            </wp:positionH>
            <wp:positionV relativeFrom="paragraph">
              <wp:posOffset>8255</wp:posOffset>
            </wp:positionV>
            <wp:extent cx="3171600" cy="9612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71600" cy="961200"/>
                    </a:xfrm>
                    <a:prstGeom prst="rect">
                      <a:avLst/>
                    </a:prstGeom>
                  </pic:spPr>
                </pic:pic>
              </a:graphicData>
            </a:graphic>
            <wp14:sizeRelH relativeFrom="margin">
              <wp14:pctWidth>0</wp14:pctWidth>
            </wp14:sizeRelH>
            <wp14:sizeRelV relativeFrom="margin">
              <wp14:pctHeight>0</wp14:pctHeight>
            </wp14:sizeRelV>
          </wp:anchor>
        </w:drawing>
      </w:r>
    </w:p>
    <w:p w14:paraId="1A100F61" w14:textId="77777777" w:rsidR="003A1590" w:rsidRDefault="003A1590" w:rsidP="003A1590">
      <w:pPr>
        <w:rPr>
          <w:sz w:val="28"/>
          <w:szCs w:val="28"/>
        </w:rPr>
      </w:pPr>
    </w:p>
    <w:p w14:paraId="752AAD2A" w14:textId="77777777" w:rsidR="003A1590" w:rsidRDefault="003A1590" w:rsidP="003A1590">
      <w:pPr>
        <w:rPr>
          <w:sz w:val="28"/>
          <w:szCs w:val="28"/>
        </w:rPr>
      </w:pPr>
    </w:p>
    <w:p w14:paraId="0142158E" w14:textId="77777777" w:rsidR="003A1590" w:rsidRDefault="003A1590" w:rsidP="003A1590">
      <w:pPr>
        <w:ind w:firstLineChars="200" w:firstLine="560"/>
        <w:rPr>
          <w:sz w:val="28"/>
          <w:szCs w:val="28"/>
        </w:rPr>
      </w:pPr>
      <w:r>
        <w:rPr>
          <w:rFonts w:hint="eastAsia"/>
          <w:sz w:val="28"/>
          <w:szCs w:val="28"/>
        </w:rPr>
        <w:t>其中</w:t>
      </w:r>
    </w:p>
    <w:p w14:paraId="5F418E46" w14:textId="77777777" w:rsidR="003A1590" w:rsidRDefault="003A1590" w:rsidP="003A1590">
      <w:pPr>
        <w:rPr>
          <w:sz w:val="28"/>
          <w:szCs w:val="28"/>
        </w:rPr>
      </w:pPr>
      <w:r w:rsidRPr="00AD3FEB">
        <w:rPr>
          <w:noProof/>
          <w:sz w:val="28"/>
          <w:szCs w:val="28"/>
        </w:rPr>
        <w:drawing>
          <wp:anchor distT="0" distB="0" distL="114300" distR="114300" simplePos="0" relativeHeight="251661312" behindDoc="1" locked="0" layoutInCell="1" allowOverlap="1" wp14:anchorId="684A1649" wp14:editId="7D45D744">
            <wp:simplePos x="0" y="0"/>
            <wp:positionH relativeFrom="column">
              <wp:align>center</wp:align>
            </wp:positionH>
            <wp:positionV relativeFrom="paragraph">
              <wp:posOffset>55245</wp:posOffset>
            </wp:positionV>
            <wp:extent cx="752400" cy="475200"/>
            <wp:effectExtent l="0" t="0" r="0" b="127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2400" cy="475200"/>
                    </a:xfrm>
                    <a:prstGeom prst="rect">
                      <a:avLst/>
                    </a:prstGeom>
                  </pic:spPr>
                </pic:pic>
              </a:graphicData>
            </a:graphic>
            <wp14:sizeRelH relativeFrom="margin">
              <wp14:pctWidth>0</wp14:pctWidth>
            </wp14:sizeRelH>
            <wp14:sizeRelV relativeFrom="margin">
              <wp14:pctHeight>0</wp14:pctHeight>
            </wp14:sizeRelV>
          </wp:anchor>
        </w:drawing>
      </w:r>
    </w:p>
    <w:p w14:paraId="70FBFB47" w14:textId="77777777" w:rsidR="003A1590" w:rsidRDefault="003A1590" w:rsidP="003A1590">
      <w:pPr>
        <w:rPr>
          <w:color w:val="0000FF"/>
        </w:rPr>
      </w:pPr>
    </w:p>
    <w:p w14:paraId="0DE3D506" w14:textId="77777777" w:rsidR="003A1590" w:rsidRDefault="003A1590" w:rsidP="003A1590">
      <w:pPr>
        <w:rPr>
          <w:color w:val="0000FF"/>
        </w:rPr>
      </w:pPr>
    </w:p>
    <w:p w14:paraId="786FEEF7" w14:textId="77777777" w:rsidR="003A1590" w:rsidRDefault="003A1590" w:rsidP="003A1590">
      <w:pPr>
        <w:ind w:firstLineChars="200" w:firstLine="560"/>
        <w:rPr>
          <w:sz w:val="28"/>
          <w:szCs w:val="28"/>
        </w:rPr>
      </w:pPr>
      <w:r>
        <w:rPr>
          <w:rFonts w:hint="eastAsia"/>
          <w:sz w:val="28"/>
          <w:szCs w:val="28"/>
        </w:rPr>
        <w:t>因此总程序最坏复杂度为：</w:t>
      </w:r>
    </w:p>
    <w:p w14:paraId="792F64E0" w14:textId="77777777" w:rsidR="003A1590" w:rsidRPr="00AD3FEB" w:rsidRDefault="003A1590" w:rsidP="003A1590">
      <w:pPr>
        <w:ind w:firstLineChars="200" w:firstLine="420"/>
        <w:rPr>
          <w:color w:val="0000FF"/>
        </w:rPr>
      </w:pPr>
      <w:r w:rsidRPr="00AD3FEB">
        <w:rPr>
          <w:noProof/>
          <w:color w:val="0000FF"/>
        </w:rPr>
        <w:drawing>
          <wp:anchor distT="0" distB="0" distL="114300" distR="114300" simplePos="0" relativeHeight="251662336" behindDoc="1" locked="0" layoutInCell="1" allowOverlap="1" wp14:anchorId="7B60495B" wp14:editId="37EB196D">
            <wp:simplePos x="1409700" y="6867525"/>
            <wp:positionH relativeFrom="column">
              <wp:align>center</wp:align>
            </wp:positionH>
            <wp:positionV relativeFrom="paragraph">
              <wp:posOffset>10795</wp:posOffset>
            </wp:positionV>
            <wp:extent cx="3553200" cy="9612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53200" cy="961200"/>
                    </a:xfrm>
                    <a:prstGeom prst="rect">
                      <a:avLst/>
                    </a:prstGeom>
                  </pic:spPr>
                </pic:pic>
              </a:graphicData>
            </a:graphic>
            <wp14:sizeRelH relativeFrom="margin">
              <wp14:pctWidth>0</wp14:pctWidth>
            </wp14:sizeRelH>
            <wp14:sizeRelV relativeFrom="margin">
              <wp14:pctHeight>0</wp14:pctHeight>
            </wp14:sizeRelV>
          </wp:anchor>
        </w:drawing>
      </w:r>
    </w:p>
    <w:p w14:paraId="2A3DDBFD" w14:textId="77777777" w:rsidR="003A1590" w:rsidRDefault="003A1590" w:rsidP="003A1590">
      <w:pPr>
        <w:rPr>
          <w:color w:val="0000FF"/>
        </w:rPr>
      </w:pPr>
    </w:p>
    <w:p w14:paraId="222D4111" w14:textId="77777777" w:rsidR="003A1590" w:rsidRDefault="003A1590" w:rsidP="003A1590">
      <w:pPr>
        <w:rPr>
          <w:color w:val="0000FF"/>
        </w:rPr>
      </w:pPr>
    </w:p>
    <w:p w14:paraId="3D25FFF1" w14:textId="77777777" w:rsidR="003A1590" w:rsidRDefault="003A1590" w:rsidP="003A1590">
      <w:pPr>
        <w:rPr>
          <w:color w:val="0000FF"/>
        </w:rPr>
      </w:pPr>
    </w:p>
    <w:p w14:paraId="75D8A76D" w14:textId="77777777" w:rsidR="003A1590" w:rsidRDefault="003A1590" w:rsidP="003A1590"/>
    <w:p w14:paraId="139BE980" w14:textId="77777777" w:rsidR="003A1590" w:rsidRDefault="003A1590" w:rsidP="003A1590"/>
    <w:p w14:paraId="5F59925D" w14:textId="77777777" w:rsidR="003A1590" w:rsidRDefault="003A1590" w:rsidP="003A1590"/>
    <w:p w14:paraId="3979F6E3" w14:textId="3201F9B8" w:rsidR="003A1590" w:rsidRDefault="003A1590" w:rsidP="003A1590">
      <w:pPr>
        <w:rPr>
          <w:sz w:val="28"/>
          <w:szCs w:val="28"/>
        </w:rPr>
      </w:pPr>
      <w:r>
        <w:tab/>
      </w:r>
      <w:r w:rsidRPr="006268E7">
        <w:rPr>
          <w:rFonts w:hint="eastAsia"/>
          <w:sz w:val="28"/>
          <w:szCs w:val="28"/>
        </w:rPr>
        <w:t>程序空间复杂度分析</w:t>
      </w:r>
      <w:r w:rsidR="00E53A76">
        <w:rPr>
          <w:rFonts w:hint="eastAsia"/>
          <w:sz w:val="28"/>
          <w:szCs w:val="28"/>
        </w:rPr>
        <w:t>：</w:t>
      </w:r>
    </w:p>
    <w:p w14:paraId="17013C3B" w14:textId="77777777" w:rsidR="003A1590" w:rsidRDefault="003A1590" w:rsidP="003A1590">
      <w:pPr>
        <w:rPr>
          <w:sz w:val="28"/>
          <w:szCs w:val="28"/>
        </w:rPr>
      </w:pPr>
      <w:r>
        <w:rPr>
          <w:rFonts w:hint="eastAsia"/>
          <w:sz w:val="28"/>
          <w:szCs w:val="28"/>
        </w:rPr>
        <w:lastRenderedPageBreak/>
        <w:t>程序空间复杂度与内存开销分析如下：</w:t>
      </w:r>
    </w:p>
    <w:p w14:paraId="25706E24" w14:textId="77777777" w:rsidR="003A1590" w:rsidRDefault="003A1590" w:rsidP="003A1590">
      <w:pPr>
        <w:rPr>
          <w:sz w:val="28"/>
          <w:szCs w:val="28"/>
        </w:rPr>
      </w:pPr>
      <w:r>
        <w:rPr>
          <w:rFonts w:hint="eastAsia"/>
          <w:sz w:val="28"/>
          <w:szCs w:val="28"/>
        </w:rPr>
        <w:t>本程序的主要内存开销来自于置换表、</w:t>
      </w:r>
      <w:r>
        <w:rPr>
          <w:rFonts w:hint="eastAsia"/>
          <w:sz w:val="28"/>
          <w:szCs w:val="28"/>
        </w:rPr>
        <w:t>Zobrist</w:t>
      </w:r>
      <w:r>
        <w:rPr>
          <w:rFonts w:hint="eastAsia"/>
          <w:sz w:val="28"/>
          <w:szCs w:val="28"/>
        </w:rPr>
        <w:t>表和棋盘状态和搜素内存。</w:t>
      </w:r>
    </w:p>
    <w:p w14:paraId="653E1239" w14:textId="77777777" w:rsidR="003A1590" w:rsidRDefault="003A1590" w:rsidP="003A1590">
      <w:pPr>
        <w:rPr>
          <w:sz w:val="28"/>
          <w:szCs w:val="28"/>
        </w:rPr>
      </w:pPr>
      <w:r>
        <w:rPr>
          <w:rFonts w:hint="eastAsia"/>
          <w:sz w:val="28"/>
          <w:szCs w:val="28"/>
        </w:rPr>
        <w:t>置换表的结构体：</w:t>
      </w:r>
    </w:p>
    <w:p w14:paraId="194E08EC" w14:textId="77777777" w:rsidR="003A1590" w:rsidRDefault="003A1590" w:rsidP="003A1590">
      <w:pPr>
        <w:ind w:left="420" w:hangingChars="200" w:hanging="420"/>
        <w:rPr>
          <w:rFonts w:ascii="Consolas" w:hAnsi="Consolas"/>
        </w:rPr>
      </w:pPr>
      <w:r w:rsidRPr="006268E7">
        <w:rPr>
          <w:rStyle w:val="g"/>
          <w:rFonts w:ascii="Consolas" w:hAnsi="Consolas"/>
        </w:rPr>
        <w:t>struct</w:t>
      </w:r>
      <w:r w:rsidRPr="006268E7">
        <w:rPr>
          <w:rFonts w:ascii="Consolas" w:hAnsi="Consolas"/>
        </w:rPr>
        <w:t xml:space="preserve"> </w:t>
      </w:r>
      <w:r w:rsidRPr="006268E7">
        <w:rPr>
          <w:rStyle w:val="m"/>
          <w:rFonts w:ascii="Consolas" w:hAnsi="Consolas"/>
        </w:rPr>
        <w:t>TTStateNode</w:t>
      </w:r>
      <w:r w:rsidRPr="006268E7">
        <w:rPr>
          <w:rFonts w:ascii="Consolas" w:hAnsi="Consolas"/>
        </w:rPr>
        <w:t xml:space="preserve"> {</w:t>
      </w:r>
      <w:r w:rsidRPr="006268E7">
        <w:rPr>
          <w:rFonts w:ascii="Consolas" w:hAnsi="Consolas"/>
        </w:rPr>
        <w:br/>
      </w:r>
      <w:r w:rsidRPr="006268E7">
        <w:rPr>
          <w:rStyle w:val="m"/>
          <w:rFonts w:ascii="Consolas" w:hAnsi="Consolas"/>
        </w:rPr>
        <w:t>uint64_t</w:t>
      </w:r>
      <w:r w:rsidRPr="006268E7">
        <w:rPr>
          <w:rFonts w:ascii="Consolas" w:hAnsi="Consolas"/>
        </w:rPr>
        <w:t xml:space="preserve"> zobrist_key;</w:t>
      </w:r>
      <w:r w:rsidRPr="006268E7">
        <w:rPr>
          <w:rFonts w:ascii="Consolas" w:hAnsi="Consolas"/>
        </w:rPr>
        <w:br/>
      </w:r>
      <w:r w:rsidRPr="006268E7">
        <w:rPr>
          <w:rStyle w:val="m"/>
          <w:rFonts w:ascii="Consolas" w:hAnsi="Consolas"/>
        </w:rPr>
        <w:t>int</w:t>
      </w:r>
      <w:r w:rsidRPr="006268E7">
        <w:rPr>
          <w:rFonts w:ascii="Consolas" w:hAnsi="Consolas"/>
        </w:rPr>
        <w:t xml:space="preserve"> depth;</w:t>
      </w:r>
      <w:r w:rsidRPr="006268E7">
        <w:rPr>
          <w:rFonts w:ascii="Consolas" w:hAnsi="Consolas"/>
        </w:rPr>
        <w:br/>
      </w:r>
      <w:r w:rsidRPr="006268E7">
        <w:rPr>
          <w:rStyle w:val="m"/>
          <w:rFonts w:ascii="Consolas" w:hAnsi="Consolas"/>
        </w:rPr>
        <w:t>int</w:t>
      </w:r>
      <w:r w:rsidRPr="006268E7">
        <w:rPr>
          <w:rFonts w:ascii="Consolas" w:hAnsi="Consolas"/>
        </w:rPr>
        <w:t xml:space="preserve"> score;</w:t>
      </w:r>
      <w:r w:rsidRPr="006268E7">
        <w:rPr>
          <w:rFonts w:ascii="Consolas" w:hAnsi="Consolas"/>
        </w:rPr>
        <w:br/>
      </w:r>
      <w:r w:rsidRPr="006268E7">
        <w:rPr>
          <w:rStyle w:val="m"/>
          <w:rFonts w:ascii="Consolas" w:hAnsi="Consolas"/>
        </w:rPr>
        <w:t>HashFlag</w:t>
      </w:r>
      <w:r w:rsidRPr="006268E7">
        <w:rPr>
          <w:rFonts w:ascii="Consolas" w:hAnsi="Consolas"/>
        </w:rPr>
        <w:t xml:space="preserve"> flag;</w:t>
      </w:r>
      <w:r w:rsidRPr="006268E7">
        <w:rPr>
          <w:rFonts w:ascii="Consolas" w:hAnsi="Consolas"/>
        </w:rPr>
        <w:br/>
      </w:r>
      <w:r w:rsidRPr="006268E7">
        <w:rPr>
          <w:rStyle w:val="m"/>
          <w:rFonts w:ascii="Consolas" w:hAnsi="Consolas"/>
        </w:rPr>
        <w:t>Move</w:t>
      </w:r>
      <w:r w:rsidRPr="006268E7">
        <w:rPr>
          <w:rFonts w:ascii="Consolas" w:hAnsi="Consolas"/>
        </w:rPr>
        <w:t xml:space="preserve"> best_move;</w:t>
      </w:r>
    </w:p>
    <w:p w14:paraId="61B91502" w14:textId="77777777" w:rsidR="003A1590" w:rsidRPr="006268E7" w:rsidRDefault="003A1590" w:rsidP="003A1590">
      <w:pPr>
        <w:ind w:left="210" w:hangingChars="100" w:hanging="210"/>
        <w:rPr>
          <w:rFonts w:ascii="Consolas" w:hAnsi="Consolas"/>
          <w:sz w:val="28"/>
          <w:szCs w:val="28"/>
        </w:rPr>
      </w:pPr>
      <w:r w:rsidRPr="006268E7">
        <w:rPr>
          <w:rFonts w:ascii="Consolas" w:hAnsi="Consolas"/>
        </w:rPr>
        <w:t>};</w:t>
      </w:r>
    </w:p>
    <w:p w14:paraId="1467CE50" w14:textId="77777777" w:rsidR="003A1590" w:rsidRDefault="003A1590" w:rsidP="003A1590">
      <w:pPr>
        <w:rPr>
          <w:sz w:val="28"/>
          <w:szCs w:val="28"/>
        </w:rPr>
      </w:pPr>
      <w:r w:rsidRPr="006268E7">
        <w:rPr>
          <w:noProof/>
          <w:sz w:val="28"/>
          <w:szCs w:val="28"/>
        </w:rPr>
        <w:drawing>
          <wp:anchor distT="0" distB="0" distL="114300" distR="114300" simplePos="0" relativeHeight="251663360" behindDoc="1" locked="0" layoutInCell="1" allowOverlap="1" wp14:anchorId="513B3DB1" wp14:editId="68BA99FF">
            <wp:simplePos x="0" y="0"/>
            <wp:positionH relativeFrom="column">
              <wp:posOffset>1475105</wp:posOffset>
            </wp:positionH>
            <wp:positionV relativeFrom="paragraph">
              <wp:posOffset>403860</wp:posOffset>
            </wp:positionV>
            <wp:extent cx="2534400" cy="799200"/>
            <wp:effectExtent l="0" t="0" r="0" b="127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34400" cy="7992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在</w:t>
      </w:r>
      <w:r>
        <w:rPr>
          <w:rFonts w:hint="eastAsia"/>
          <w:sz w:val="28"/>
          <w:szCs w:val="28"/>
        </w:rPr>
        <w:t>Botzone</w:t>
      </w:r>
      <w:r>
        <w:rPr>
          <w:sz w:val="28"/>
          <w:szCs w:val="28"/>
        </w:rPr>
        <w:t xml:space="preserve"> 64</w:t>
      </w:r>
      <w:r>
        <w:rPr>
          <w:rFonts w:hint="eastAsia"/>
          <w:sz w:val="28"/>
          <w:szCs w:val="28"/>
        </w:rPr>
        <w:t>位</w:t>
      </w:r>
      <w:r>
        <w:rPr>
          <w:rFonts w:hint="eastAsia"/>
          <w:sz w:val="28"/>
          <w:szCs w:val="28"/>
        </w:rPr>
        <w:t>g</w:t>
      </w:r>
      <w:r>
        <w:rPr>
          <w:sz w:val="28"/>
          <w:szCs w:val="28"/>
        </w:rPr>
        <w:t xml:space="preserve">++ </w:t>
      </w:r>
      <w:r>
        <w:rPr>
          <w:rFonts w:hint="eastAsia"/>
          <w:sz w:val="28"/>
          <w:szCs w:val="28"/>
        </w:rPr>
        <w:t>二进制接口中，有：</w:t>
      </w:r>
    </w:p>
    <w:p w14:paraId="6D628BB5" w14:textId="77777777" w:rsidR="003A1590" w:rsidRDefault="003A1590" w:rsidP="003A1590">
      <w:pPr>
        <w:rPr>
          <w:sz w:val="28"/>
          <w:szCs w:val="28"/>
        </w:rPr>
      </w:pPr>
    </w:p>
    <w:p w14:paraId="789684E1" w14:textId="77777777" w:rsidR="003A1590" w:rsidRDefault="003A1590" w:rsidP="003A1590">
      <w:pPr>
        <w:rPr>
          <w:sz w:val="28"/>
          <w:szCs w:val="28"/>
        </w:rPr>
      </w:pPr>
    </w:p>
    <w:p w14:paraId="41749BC2" w14:textId="77777777" w:rsidR="003A1590" w:rsidRDefault="003A1590" w:rsidP="003A1590">
      <w:pPr>
        <w:rPr>
          <w:sz w:val="28"/>
          <w:szCs w:val="28"/>
        </w:rPr>
      </w:pPr>
      <w:r w:rsidRPr="006268E7">
        <w:rPr>
          <w:noProof/>
          <w:sz w:val="28"/>
          <w:szCs w:val="28"/>
        </w:rPr>
        <w:drawing>
          <wp:anchor distT="0" distB="0" distL="114300" distR="114300" simplePos="0" relativeHeight="251664384" behindDoc="1" locked="0" layoutInCell="1" allowOverlap="1" wp14:anchorId="59B2BEA7" wp14:editId="3948DF8A">
            <wp:simplePos x="0" y="0"/>
            <wp:positionH relativeFrom="column">
              <wp:posOffset>1398905</wp:posOffset>
            </wp:positionH>
            <wp:positionV relativeFrom="paragraph">
              <wp:posOffset>260985</wp:posOffset>
            </wp:positionV>
            <wp:extent cx="3096000" cy="532800"/>
            <wp:effectExtent l="0" t="0" r="9525" b="63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96000" cy="53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置换表内存为：</w:t>
      </w:r>
    </w:p>
    <w:p w14:paraId="31882A3C" w14:textId="77777777" w:rsidR="003A1590" w:rsidRDefault="003A1590" w:rsidP="003A1590">
      <w:pPr>
        <w:rPr>
          <w:sz w:val="28"/>
          <w:szCs w:val="28"/>
        </w:rPr>
      </w:pPr>
    </w:p>
    <w:p w14:paraId="4FC90195" w14:textId="77777777" w:rsidR="003A1590" w:rsidRDefault="003A1590" w:rsidP="003A1590">
      <w:pPr>
        <w:rPr>
          <w:sz w:val="28"/>
          <w:szCs w:val="28"/>
        </w:rPr>
      </w:pPr>
      <w:r>
        <w:rPr>
          <w:rFonts w:hint="eastAsia"/>
          <w:sz w:val="28"/>
          <w:szCs w:val="28"/>
        </w:rPr>
        <w:t>这是程序最主要的固定内存开销。</w:t>
      </w:r>
    </w:p>
    <w:p w14:paraId="6D4E9D66" w14:textId="77777777" w:rsidR="003A1590" w:rsidRDefault="003A1590" w:rsidP="003A1590">
      <w:pPr>
        <w:rPr>
          <w:sz w:val="28"/>
          <w:szCs w:val="28"/>
        </w:rPr>
      </w:pPr>
    </w:p>
    <w:p w14:paraId="7BF93DF3" w14:textId="77777777" w:rsidR="003A1590" w:rsidRDefault="003A1590" w:rsidP="003A1590">
      <w:pPr>
        <w:rPr>
          <w:sz w:val="28"/>
          <w:szCs w:val="28"/>
        </w:rPr>
      </w:pPr>
      <w:r>
        <w:rPr>
          <w:rFonts w:hint="eastAsia"/>
          <w:sz w:val="28"/>
          <w:szCs w:val="28"/>
        </w:rPr>
        <w:t>Zobrist</w:t>
      </w:r>
      <w:r>
        <w:rPr>
          <w:rFonts w:hint="eastAsia"/>
          <w:sz w:val="28"/>
          <w:szCs w:val="28"/>
        </w:rPr>
        <w:t>表结构：</w:t>
      </w:r>
    </w:p>
    <w:p w14:paraId="23CA82B3" w14:textId="77777777" w:rsidR="003A1590" w:rsidRDefault="003A1590" w:rsidP="003A1590">
      <w:pPr>
        <w:rPr>
          <w:sz w:val="28"/>
          <w:szCs w:val="28"/>
        </w:rPr>
      </w:pPr>
      <w:r w:rsidRPr="006268E7">
        <w:rPr>
          <w:noProof/>
          <w:sz w:val="28"/>
          <w:szCs w:val="28"/>
        </w:rPr>
        <w:drawing>
          <wp:anchor distT="0" distB="0" distL="114300" distR="114300" simplePos="0" relativeHeight="251665408" behindDoc="1" locked="0" layoutInCell="1" allowOverlap="1" wp14:anchorId="3BB486ED" wp14:editId="17A90B1E">
            <wp:simplePos x="0" y="0"/>
            <wp:positionH relativeFrom="column">
              <wp:posOffset>1637030</wp:posOffset>
            </wp:positionH>
            <wp:positionV relativeFrom="paragraph">
              <wp:posOffset>48260</wp:posOffset>
            </wp:positionV>
            <wp:extent cx="2134800" cy="56160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34800" cy="561600"/>
                    </a:xfrm>
                    <a:prstGeom prst="rect">
                      <a:avLst/>
                    </a:prstGeom>
                  </pic:spPr>
                </pic:pic>
              </a:graphicData>
            </a:graphic>
            <wp14:sizeRelH relativeFrom="margin">
              <wp14:pctWidth>0</wp14:pctWidth>
            </wp14:sizeRelH>
            <wp14:sizeRelV relativeFrom="margin">
              <wp14:pctHeight>0</wp14:pctHeight>
            </wp14:sizeRelV>
          </wp:anchor>
        </w:drawing>
      </w:r>
    </w:p>
    <w:p w14:paraId="2B04C467" w14:textId="77777777" w:rsidR="003A1590" w:rsidRDefault="003A1590" w:rsidP="003A1590">
      <w:pPr>
        <w:rPr>
          <w:sz w:val="28"/>
          <w:szCs w:val="28"/>
        </w:rPr>
      </w:pPr>
    </w:p>
    <w:p w14:paraId="70EF5FCF" w14:textId="77777777" w:rsidR="003A1590" w:rsidRDefault="003A1590" w:rsidP="003A1590">
      <w:pPr>
        <w:rPr>
          <w:sz w:val="28"/>
          <w:szCs w:val="28"/>
        </w:rPr>
      </w:pPr>
      <w:r>
        <w:rPr>
          <w:rFonts w:hint="eastAsia"/>
          <w:sz w:val="28"/>
          <w:szCs w:val="28"/>
        </w:rPr>
        <w:t>内存大小：</w:t>
      </w:r>
    </w:p>
    <w:p w14:paraId="2A3B717A" w14:textId="77777777" w:rsidR="003A1590" w:rsidRDefault="003A1590" w:rsidP="003A1590">
      <w:pPr>
        <w:rPr>
          <w:sz w:val="28"/>
          <w:szCs w:val="28"/>
        </w:rPr>
      </w:pPr>
      <w:r w:rsidRPr="006268E7">
        <w:rPr>
          <w:noProof/>
          <w:sz w:val="28"/>
          <w:szCs w:val="28"/>
        </w:rPr>
        <w:drawing>
          <wp:anchor distT="0" distB="0" distL="114300" distR="114300" simplePos="0" relativeHeight="251666432" behindDoc="1" locked="0" layoutInCell="1" allowOverlap="1" wp14:anchorId="4B1C2948" wp14:editId="12688F84">
            <wp:simplePos x="1143000" y="8277225"/>
            <wp:positionH relativeFrom="column">
              <wp:align>center</wp:align>
            </wp:positionH>
            <wp:positionV relativeFrom="paragraph">
              <wp:posOffset>32385</wp:posOffset>
            </wp:positionV>
            <wp:extent cx="3513600" cy="532800"/>
            <wp:effectExtent l="0" t="0" r="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13600" cy="532800"/>
                    </a:xfrm>
                    <a:prstGeom prst="rect">
                      <a:avLst/>
                    </a:prstGeom>
                  </pic:spPr>
                </pic:pic>
              </a:graphicData>
            </a:graphic>
            <wp14:sizeRelH relativeFrom="margin">
              <wp14:pctWidth>0</wp14:pctWidth>
            </wp14:sizeRelH>
            <wp14:sizeRelV relativeFrom="margin">
              <wp14:pctHeight>0</wp14:pctHeight>
            </wp14:sizeRelV>
          </wp:anchor>
        </w:drawing>
      </w:r>
    </w:p>
    <w:p w14:paraId="457D10BD" w14:textId="77777777" w:rsidR="003A1590" w:rsidRDefault="003A1590" w:rsidP="003A1590">
      <w:pPr>
        <w:rPr>
          <w:sz w:val="28"/>
          <w:szCs w:val="28"/>
        </w:rPr>
      </w:pPr>
    </w:p>
    <w:p w14:paraId="69F7FE12" w14:textId="77777777" w:rsidR="003A1590" w:rsidRDefault="003A1590" w:rsidP="003A1590">
      <w:pPr>
        <w:rPr>
          <w:sz w:val="28"/>
          <w:szCs w:val="28"/>
        </w:rPr>
      </w:pPr>
    </w:p>
    <w:p w14:paraId="69DAE974" w14:textId="77777777" w:rsidR="003A1590" w:rsidRDefault="003A1590" w:rsidP="003A1590">
      <w:pPr>
        <w:rPr>
          <w:sz w:val="28"/>
          <w:szCs w:val="28"/>
        </w:rPr>
      </w:pPr>
    </w:p>
    <w:p w14:paraId="0E3AFD15" w14:textId="77777777" w:rsidR="003A1590" w:rsidRDefault="003A1590" w:rsidP="003A1590">
      <w:pPr>
        <w:rPr>
          <w:sz w:val="28"/>
          <w:szCs w:val="28"/>
        </w:rPr>
      </w:pPr>
      <w:r>
        <w:rPr>
          <w:rFonts w:hint="eastAsia"/>
          <w:sz w:val="28"/>
          <w:szCs w:val="28"/>
        </w:rPr>
        <w:lastRenderedPageBreak/>
        <w:t>递归搜素局部向量</w:t>
      </w:r>
    </w:p>
    <w:p w14:paraId="080BBE5D" w14:textId="77777777" w:rsidR="003A1590" w:rsidRDefault="003A1590" w:rsidP="003A1590">
      <w:pPr>
        <w:rPr>
          <w:sz w:val="28"/>
          <w:szCs w:val="28"/>
        </w:rPr>
      </w:pPr>
      <w:r w:rsidRPr="00463D7A">
        <w:rPr>
          <w:noProof/>
          <w:sz w:val="28"/>
          <w:szCs w:val="28"/>
        </w:rPr>
        <w:drawing>
          <wp:anchor distT="0" distB="0" distL="114300" distR="114300" simplePos="0" relativeHeight="251667456" behindDoc="1" locked="0" layoutInCell="1" allowOverlap="1" wp14:anchorId="5056850E" wp14:editId="223B5C94">
            <wp:simplePos x="0" y="0"/>
            <wp:positionH relativeFrom="column">
              <wp:posOffset>775970</wp:posOffset>
            </wp:positionH>
            <wp:positionV relativeFrom="paragraph">
              <wp:posOffset>346075</wp:posOffset>
            </wp:positionV>
            <wp:extent cx="4104000" cy="56160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104000" cy="5616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主搜素</w:t>
      </w:r>
      <w:r>
        <w:rPr>
          <w:rFonts w:hint="eastAsia"/>
          <w:sz w:val="28"/>
          <w:szCs w:val="28"/>
        </w:rPr>
        <w:t>1</w:t>
      </w:r>
      <w:r>
        <w:rPr>
          <w:sz w:val="28"/>
          <w:szCs w:val="28"/>
        </w:rPr>
        <w:t>0</w:t>
      </w:r>
      <w:r>
        <w:rPr>
          <w:rFonts w:hint="eastAsia"/>
          <w:sz w:val="28"/>
          <w:szCs w:val="28"/>
        </w:rPr>
        <w:t>层，局部</w:t>
      </w:r>
      <w:r>
        <w:rPr>
          <w:rFonts w:hint="eastAsia"/>
          <w:sz w:val="28"/>
          <w:szCs w:val="28"/>
        </w:rPr>
        <w:t>vector</w:t>
      </w:r>
      <w:r>
        <w:rPr>
          <w:rFonts w:hint="eastAsia"/>
          <w:sz w:val="28"/>
          <w:szCs w:val="28"/>
        </w:rPr>
        <w:t>的严格上界：</w:t>
      </w:r>
    </w:p>
    <w:p w14:paraId="45929DF2" w14:textId="77777777" w:rsidR="003A1590" w:rsidRDefault="003A1590" w:rsidP="003A1590">
      <w:pPr>
        <w:rPr>
          <w:sz w:val="28"/>
          <w:szCs w:val="28"/>
        </w:rPr>
      </w:pPr>
    </w:p>
    <w:p w14:paraId="24C2348B" w14:textId="77777777" w:rsidR="003A1590" w:rsidRDefault="003A1590" w:rsidP="003A1590">
      <w:pPr>
        <w:rPr>
          <w:sz w:val="28"/>
          <w:szCs w:val="28"/>
        </w:rPr>
      </w:pPr>
      <w:r w:rsidRPr="00463D7A">
        <w:rPr>
          <w:noProof/>
          <w:sz w:val="28"/>
          <w:szCs w:val="28"/>
        </w:rPr>
        <w:drawing>
          <wp:anchor distT="0" distB="0" distL="114300" distR="114300" simplePos="0" relativeHeight="251668480" behindDoc="1" locked="0" layoutInCell="1" allowOverlap="1" wp14:anchorId="5A5B6238" wp14:editId="7ED3F0FB">
            <wp:simplePos x="0" y="0"/>
            <wp:positionH relativeFrom="margin">
              <wp:posOffset>2500630</wp:posOffset>
            </wp:positionH>
            <wp:positionV relativeFrom="paragraph">
              <wp:posOffset>374015</wp:posOffset>
            </wp:positionV>
            <wp:extent cx="2383200" cy="43920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83200" cy="439200"/>
                    </a:xfrm>
                    <a:prstGeom prst="rect">
                      <a:avLst/>
                    </a:prstGeom>
                  </pic:spPr>
                </pic:pic>
              </a:graphicData>
            </a:graphic>
            <wp14:sizeRelH relativeFrom="margin">
              <wp14:pctWidth>0</wp14:pctWidth>
            </wp14:sizeRelH>
            <wp14:sizeRelV relativeFrom="margin">
              <wp14:pctHeight>0</wp14:pctHeight>
            </wp14:sizeRelV>
          </wp:anchor>
        </w:drawing>
      </w:r>
    </w:p>
    <w:p w14:paraId="496673FD" w14:textId="77777777" w:rsidR="003A1590" w:rsidRPr="00463D7A" w:rsidRDefault="003A1590" w:rsidP="003A1590">
      <w:pPr>
        <w:rPr>
          <w:sz w:val="28"/>
          <w:szCs w:val="28"/>
        </w:rPr>
      </w:pPr>
      <w:r>
        <w:rPr>
          <w:rFonts w:hint="eastAsia"/>
          <w:sz w:val="28"/>
          <w:szCs w:val="28"/>
        </w:rPr>
        <w:t>静态搜素</w:t>
      </w:r>
      <w:r>
        <w:rPr>
          <w:rFonts w:hint="eastAsia"/>
          <w:sz w:val="28"/>
          <w:szCs w:val="28"/>
        </w:rPr>
        <w:t>1</w:t>
      </w:r>
      <w:r>
        <w:rPr>
          <w:sz w:val="28"/>
          <w:szCs w:val="28"/>
        </w:rPr>
        <w:t>5</w:t>
      </w:r>
      <w:r>
        <w:rPr>
          <w:rFonts w:hint="eastAsia"/>
          <w:sz w:val="28"/>
          <w:szCs w:val="28"/>
        </w:rPr>
        <w:t>层，每层有固定数组</w:t>
      </w:r>
    </w:p>
    <w:p w14:paraId="7A7C934A" w14:textId="77777777" w:rsidR="003A1590" w:rsidRDefault="003A1590" w:rsidP="003A1590">
      <w:pPr>
        <w:rPr>
          <w:sz w:val="28"/>
          <w:szCs w:val="28"/>
        </w:rPr>
      </w:pPr>
      <w:r w:rsidRPr="00463D7A">
        <w:rPr>
          <w:noProof/>
          <w:sz w:val="28"/>
          <w:szCs w:val="28"/>
        </w:rPr>
        <w:drawing>
          <wp:anchor distT="0" distB="0" distL="114300" distR="114300" simplePos="0" relativeHeight="251669504" behindDoc="1" locked="0" layoutInCell="1" allowOverlap="1" wp14:anchorId="23D0C9F1" wp14:editId="1BDFE6AA">
            <wp:simplePos x="0" y="0"/>
            <wp:positionH relativeFrom="margin">
              <wp:align>center</wp:align>
            </wp:positionH>
            <wp:positionV relativeFrom="paragraph">
              <wp:posOffset>19050</wp:posOffset>
            </wp:positionV>
            <wp:extent cx="3211200" cy="57960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11200" cy="5796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严格上界</w:t>
      </w:r>
    </w:p>
    <w:p w14:paraId="182B6AAE" w14:textId="77777777" w:rsidR="003A1590" w:rsidRDefault="003A1590" w:rsidP="003A1590">
      <w:pPr>
        <w:rPr>
          <w:sz w:val="28"/>
          <w:szCs w:val="28"/>
        </w:rPr>
      </w:pPr>
    </w:p>
    <w:p w14:paraId="54A86529" w14:textId="77777777" w:rsidR="003A1590" w:rsidRDefault="003A1590" w:rsidP="003A1590">
      <w:pPr>
        <w:rPr>
          <w:sz w:val="28"/>
          <w:szCs w:val="28"/>
        </w:rPr>
      </w:pPr>
      <w:r>
        <w:rPr>
          <w:rFonts w:hint="eastAsia"/>
          <w:sz w:val="28"/>
          <w:szCs w:val="28"/>
        </w:rPr>
        <w:t>总空间复杂度约</w:t>
      </w:r>
      <w:r w:rsidRPr="00463D7A">
        <w:rPr>
          <w:rFonts w:asciiTheme="majorEastAsia" w:eastAsiaTheme="majorEastAsia" w:hAnsiTheme="majorEastAsia"/>
          <w:sz w:val="28"/>
          <w:szCs w:val="28"/>
        </w:rPr>
        <w:t>40</w:t>
      </w:r>
      <w:r>
        <w:rPr>
          <w:rFonts w:asciiTheme="majorEastAsia" w:eastAsiaTheme="majorEastAsia" w:hAnsiTheme="majorEastAsia" w:hint="eastAsia"/>
          <w:sz w:val="28"/>
          <w:szCs w:val="28"/>
        </w:rPr>
        <w:t>—</w:t>
      </w:r>
      <w:r w:rsidRPr="00463D7A">
        <w:rPr>
          <w:rFonts w:asciiTheme="majorEastAsia" w:eastAsiaTheme="majorEastAsia" w:hAnsiTheme="majorEastAsia"/>
          <w:sz w:val="28"/>
          <w:szCs w:val="28"/>
        </w:rPr>
        <w:t xml:space="preserve">50 </w:t>
      </w:r>
      <w:r w:rsidRPr="00463D7A">
        <w:rPr>
          <w:rFonts w:asciiTheme="majorEastAsia" w:eastAsiaTheme="majorEastAsia" w:hAnsiTheme="majorEastAsia" w:hint="eastAsia"/>
          <w:sz w:val="28"/>
          <w:szCs w:val="28"/>
        </w:rPr>
        <w:t>MB</w:t>
      </w:r>
      <w:r>
        <w:rPr>
          <w:rFonts w:hint="eastAsia"/>
          <w:sz w:val="28"/>
          <w:szCs w:val="28"/>
        </w:rPr>
        <w:t>，满足</w:t>
      </w:r>
      <w:r w:rsidRPr="00463D7A">
        <w:rPr>
          <w:rFonts w:asciiTheme="minorEastAsia" w:eastAsiaTheme="minorEastAsia" w:hAnsiTheme="minorEastAsia" w:hint="eastAsia"/>
          <w:sz w:val="28"/>
          <w:szCs w:val="28"/>
        </w:rPr>
        <w:t>Botzone</w:t>
      </w:r>
      <w:r>
        <w:rPr>
          <w:rFonts w:hint="eastAsia"/>
          <w:sz w:val="28"/>
          <w:szCs w:val="28"/>
        </w:rPr>
        <w:t>平台内存要求</w:t>
      </w:r>
    </w:p>
    <w:p w14:paraId="5B3DA877" w14:textId="77777777" w:rsidR="003A1590" w:rsidRDefault="003A1590" w:rsidP="003A1590">
      <w:pPr>
        <w:rPr>
          <w:sz w:val="28"/>
          <w:szCs w:val="28"/>
        </w:rPr>
      </w:pPr>
    </w:p>
    <w:p w14:paraId="59B1322A" w14:textId="01DA9100" w:rsidR="00431DB1" w:rsidRDefault="00431DB1" w:rsidP="003A1590">
      <w:pPr>
        <w:rPr>
          <w:rFonts w:ascii="Times New Roman" w:hAnsi="Times New Roman"/>
          <w:sz w:val="28"/>
          <w:szCs w:val="28"/>
        </w:rPr>
      </w:pPr>
      <w:r w:rsidRPr="00EF5349">
        <w:rPr>
          <w:rFonts w:ascii="Times New Roman" w:hAnsi="Times New Roman" w:hint="eastAsia"/>
          <w:sz w:val="28"/>
          <w:szCs w:val="28"/>
        </w:rPr>
        <w:t>3</w:t>
      </w:r>
      <w:r w:rsidRPr="00EF5349">
        <w:rPr>
          <w:rFonts w:ascii="Times New Roman" w:hAnsi="Times New Roman"/>
          <w:sz w:val="28"/>
          <w:szCs w:val="28"/>
        </w:rPr>
        <w:t>.3.</w:t>
      </w:r>
      <w:r>
        <w:rPr>
          <w:rFonts w:ascii="Times New Roman" w:hAnsi="Times New Roman" w:hint="eastAsia"/>
          <w:sz w:val="28"/>
          <w:szCs w:val="28"/>
        </w:rPr>
        <w:t xml:space="preserve">2 </w:t>
      </w:r>
      <w:r>
        <w:rPr>
          <w:rFonts w:ascii="Times New Roman" w:hAnsi="Times New Roman" w:hint="eastAsia"/>
          <w:sz w:val="28"/>
          <w:szCs w:val="28"/>
        </w:rPr>
        <w:t>测试结果</w:t>
      </w:r>
    </w:p>
    <w:p w14:paraId="536CA92E" w14:textId="786AF2E8" w:rsidR="00431DB1" w:rsidRDefault="00431DB1" w:rsidP="003A1590">
      <w:pPr>
        <w:rPr>
          <w:rFonts w:ascii="Times New Roman" w:hAnsi="Times New Roman"/>
          <w:sz w:val="28"/>
          <w:szCs w:val="28"/>
        </w:rPr>
      </w:pPr>
      <w:r>
        <w:rPr>
          <w:rFonts w:ascii="Times New Roman" w:hAnsi="Times New Roman"/>
          <w:sz w:val="28"/>
          <w:szCs w:val="28"/>
        </w:rPr>
        <w:tab/>
      </w:r>
      <w:r>
        <w:rPr>
          <w:rFonts w:ascii="Times New Roman" w:hAnsi="Times New Roman"/>
          <w:noProof/>
          <w:sz w:val="28"/>
          <w:szCs w:val="28"/>
        </w:rPr>
        <w:drawing>
          <wp:inline distT="0" distB="0" distL="0" distR="0" wp14:anchorId="0F6A71B0" wp14:editId="5575C1A2">
            <wp:extent cx="5270500" cy="3371850"/>
            <wp:effectExtent l="0" t="0" r="6350" b="0"/>
            <wp:docPr id="2133775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0500" cy="337185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14:anchorId="03098B2F" wp14:editId="75F8E54F">
            <wp:extent cx="5264150" cy="3340100"/>
            <wp:effectExtent l="0" t="0" r="0" b="0"/>
            <wp:docPr id="12554533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4150" cy="3340100"/>
                    </a:xfrm>
                    <a:prstGeom prst="rect">
                      <a:avLst/>
                    </a:prstGeom>
                    <a:noFill/>
                    <a:ln>
                      <a:noFill/>
                    </a:ln>
                  </pic:spPr>
                </pic:pic>
              </a:graphicData>
            </a:graphic>
          </wp:inline>
        </w:drawing>
      </w:r>
      <w:r>
        <w:rPr>
          <w:rFonts w:ascii="Times New Roman" w:hAnsi="Times New Roman"/>
          <w:noProof/>
          <w:sz w:val="28"/>
          <w:szCs w:val="28"/>
        </w:rPr>
        <w:drawing>
          <wp:inline distT="0" distB="0" distL="0" distR="0" wp14:anchorId="51D0EEFD" wp14:editId="2295E4F8">
            <wp:extent cx="5264150" cy="3365500"/>
            <wp:effectExtent l="0" t="0" r="0" b="6350"/>
            <wp:docPr id="3971271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150" cy="336550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14:anchorId="3FB7A739" wp14:editId="13619B77">
            <wp:extent cx="5270500" cy="3371850"/>
            <wp:effectExtent l="0" t="0" r="6350" b="0"/>
            <wp:docPr id="1771214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0500" cy="3371850"/>
                    </a:xfrm>
                    <a:prstGeom prst="rect">
                      <a:avLst/>
                    </a:prstGeom>
                    <a:noFill/>
                    <a:ln>
                      <a:noFill/>
                    </a:ln>
                  </pic:spPr>
                </pic:pic>
              </a:graphicData>
            </a:graphic>
          </wp:inline>
        </w:drawing>
      </w:r>
      <w:r>
        <w:rPr>
          <w:rFonts w:ascii="Times New Roman" w:hAnsi="Times New Roman"/>
          <w:noProof/>
          <w:sz w:val="28"/>
          <w:szCs w:val="28"/>
        </w:rPr>
        <w:drawing>
          <wp:inline distT="0" distB="0" distL="0" distR="0" wp14:anchorId="1993B784" wp14:editId="56DDBB27">
            <wp:extent cx="5264150" cy="3302000"/>
            <wp:effectExtent l="0" t="0" r="0" b="0"/>
            <wp:docPr id="16932952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4150" cy="3302000"/>
                    </a:xfrm>
                    <a:prstGeom prst="rect">
                      <a:avLst/>
                    </a:prstGeom>
                    <a:noFill/>
                    <a:ln>
                      <a:noFill/>
                    </a:ln>
                  </pic:spPr>
                </pic:pic>
              </a:graphicData>
            </a:graphic>
          </wp:inline>
        </w:drawing>
      </w:r>
    </w:p>
    <w:p w14:paraId="1FB82DDE" w14:textId="22029DAF" w:rsidR="00431DB1" w:rsidRDefault="00431DB1" w:rsidP="00431DB1">
      <w:pPr>
        <w:rPr>
          <w:rFonts w:ascii="Times New Roman" w:hAnsi="Times New Roman"/>
          <w:sz w:val="28"/>
          <w:szCs w:val="28"/>
        </w:rPr>
      </w:pPr>
      <w:r>
        <w:rPr>
          <w:rFonts w:ascii="Times New Roman" w:hAnsi="Times New Roman" w:hint="eastAsia"/>
          <w:sz w:val="28"/>
          <w:szCs w:val="28"/>
        </w:rPr>
        <w:tab/>
      </w:r>
      <w:r w:rsidR="00E53A76">
        <w:rPr>
          <w:rFonts w:ascii="Times New Roman" w:hAnsi="Times New Roman" w:hint="eastAsia"/>
          <w:sz w:val="28"/>
          <w:szCs w:val="28"/>
        </w:rPr>
        <w:t>挑选的</w:t>
      </w:r>
      <w:r w:rsidR="00E53A76">
        <w:rPr>
          <w:rFonts w:ascii="Times New Roman" w:hAnsi="Times New Roman" w:hint="eastAsia"/>
          <w:sz w:val="28"/>
          <w:szCs w:val="28"/>
        </w:rPr>
        <w:t>5</w:t>
      </w:r>
      <w:r w:rsidR="00E53A76">
        <w:rPr>
          <w:rFonts w:ascii="Times New Roman" w:hAnsi="Times New Roman" w:hint="eastAsia"/>
          <w:sz w:val="28"/>
          <w:szCs w:val="28"/>
        </w:rPr>
        <w:t>局具有代表性的棋局如上所示，即</w:t>
      </w:r>
      <w:r>
        <w:rPr>
          <w:rFonts w:ascii="Times New Roman" w:hAnsi="Times New Roman" w:hint="eastAsia"/>
          <w:sz w:val="28"/>
          <w:szCs w:val="28"/>
        </w:rPr>
        <w:t>与五轮</w:t>
      </w:r>
      <w:r>
        <w:rPr>
          <w:rFonts w:ascii="Times New Roman" w:hAnsi="Times New Roman" w:hint="eastAsia"/>
          <w:sz w:val="28"/>
          <w:szCs w:val="28"/>
        </w:rPr>
        <w:t>botzone</w:t>
      </w:r>
      <w:r>
        <w:rPr>
          <w:rFonts w:ascii="Times New Roman" w:hAnsi="Times New Roman" w:hint="eastAsia"/>
          <w:sz w:val="28"/>
          <w:szCs w:val="28"/>
        </w:rPr>
        <w:t>上</w:t>
      </w:r>
      <w:r w:rsidR="006231B7">
        <w:rPr>
          <w:rFonts w:ascii="Times New Roman" w:hAnsi="Times New Roman" w:hint="eastAsia"/>
          <w:sz w:val="28"/>
          <w:szCs w:val="28"/>
        </w:rPr>
        <w:t>排行榜较为靠前的</w:t>
      </w:r>
      <w:r>
        <w:rPr>
          <w:rFonts w:ascii="Times New Roman" w:hAnsi="Times New Roman" w:hint="eastAsia"/>
          <w:sz w:val="28"/>
          <w:szCs w:val="28"/>
        </w:rPr>
        <w:t>5</w:t>
      </w:r>
      <w:r>
        <w:rPr>
          <w:rFonts w:ascii="Times New Roman" w:hAnsi="Times New Roman" w:hint="eastAsia"/>
          <w:sz w:val="28"/>
          <w:szCs w:val="28"/>
        </w:rPr>
        <w:t>名对手的对战结果如上，</w:t>
      </w:r>
      <w:r>
        <w:rPr>
          <w:rFonts w:ascii="Times New Roman" w:hAnsi="Times New Roman" w:hint="eastAsia"/>
          <w:sz w:val="28"/>
          <w:szCs w:val="28"/>
        </w:rPr>
        <w:t>3</w:t>
      </w:r>
      <w:r>
        <w:rPr>
          <w:rFonts w:ascii="Times New Roman" w:hAnsi="Times New Roman" w:hint="eastAsia"/>
          <w:sz w:val="28"/>
          <w:szCs w:val="28"/>
        </w:rPr>
        <w:t>胜</w:t>
      </w:r>
      <w:r>
        <w:rPr>
          <w:rFonts w:ascii="Times New Roman" w:hAnsi="Times New Roman" w:hint="eastAsia"/>
          <w:sz w:val="28"/>
          <w:szCs w:val="28"/>
        </w:rPr>
        <w:t>1</w:t>
      </w:r>
      <w:r>
        <w:rPr>
          <w:rFonts w:ascii="Times New Roman" w:hAnsi="Times New Roman" w:hint="eastAsia"/>
          <w:sz w:val="28"/>
          <w:szCs w:val="28"/>
        </w:rPr>
        <w:t>负</w:t>
      </w:r>
      <w:r>
        <w:rPr>
          <w:rFonts w:ascii="Times New Roman" w:hAnsi="Times New Roman" w:hint="eastAsia"/>
          <w:sz w:val="28"/>
          <w:szCs w:val="28"/>
        </w:rPr>
        <w:t>1</w:t>
      </w:r>
      <w:r>
        <w:rPr>
          <w:rFonts w:ascii="Times New Roman" w:hAnsi="Times New Roman" w:hint="eastAsia"/>
          <w:sz w:val="28"/>
          <w:szCs w:val="28"/>
        </w:rPr>
        <w:t>平，可以认为具备</w:t>
      </w:r>
      <w:r w:rsidR="006231B7">
        <w:rPr>
          <w:rFonts w:ascii="Times New Roman" w:hAnsi="Times New Roman" w:hint="eastAsia"/>
          <w:sz w:val="28"/>
          <w:szCs w:val="28"/>
        </w:rPr>
        <w:t>较为出色</w:t>
      </w:r>
      <w:r>
        <w:rPr>
          <w:rFonts w:ascii="Times New Roman" w:hAnsi="Times New Roman" w:hint="eastAsia"/>
          <w:sz w:val="28"/>
          <w:szCs w:val="28"/>
        </w:rPr>
        <w:t>的对战能力，测试中途没有出现非法棋步、超时等情况，可以在各种走法中找出优势棋步。</w:t>
      </w:r>
    </w:p>
    <w:p w14:paraId="0CD7DF5B" w14:textId="77777777" w:rsidR="00E53A76" w:rsidRDefault="00E53A76" w:rsidP="00431DB1">
      <w:pPr>
        <w:rPr>
          <w:rFonts w:ascii="Times New Roman" w:hAnsi="Times New Roman"/>
          <w:sz w:val="28"/>
          <w:szCs w:val="28"/>
        </w:rPr>
      </w:pPr>
    </w:p>
    <w:p w14:paraId="764D734A" w14:textId="6120852A" w:rsidR="00431DB1" w:rsidRPr="00431DB1" w:rsidRDefault="00431DB1" w:rsidP="00431DB1">
      <w:pPr>
        <w:rPr>
          <w:rFonts w:ascii="Times New Roman" w:hAnsi="Times New Roman"/>
          <w:sz w:val="28"/>
          <w:szCs w:val="28"/>
        </w:rPr>
      </w:pPr>
      <w:r>
        <w:rPr>
          <w:rFonts w:ascii="Times New Roman" w:hAnsi="Times New Roman"/>
          <w:sz w:val="28"/>
          <w:szCs w:val="28"/>
        </w:rPr>
        <w:lastRenderedPageBreak/>
        <w:tab/>
      </w:r>
      <w:r>
        <w:rPr>
          <w:rFonts w:ascii="Times New Roman" w:hAnsi="Times New Roman" w:hint="eastAsia"/>
          <w:sz w:val="28"/>
          <w:szCs w:val="28"/>
        </w:rPr>
        <w:t>在实际测试运行中发现象棋</w:t>
      </w:r>
      <w:r>
        <w:rPr>
          <w:rFonts w:ascii="Times New Roman" w:hAnsi="Times New Roman" w:hint="eastAsia"/>
          <w:sz w:val="28"/>
          <w:szCs w:val="28"/>
        </w:rPr>
        <w:t>AI</w:t>
      </w:r>
      <w:r>
        <w:rPr>
          <w:rFonts w:ascii="Times New Roman" w:hAnsi="Times New Roman" w:hint="eastAsia"/>
          <w:sz w:val="28"/>
          <w:szCs w:val="28"/>
        </w:rPr>
        <w:t>具有较为的进攻欲望，擅长于使用少数棋子牵制对方大量棋子，这与我们构建的分数评估体系密切相关，另外</w:t>
      </w:r>
      <w:r w:rsidR="00CB5EC0">
        <w:rPr>
          <w:rFonts w:ascii="Times New Roman" w:hAnsi="Times New Roman" w:hint="eastAsia"/>
          <w:sz w:val="28"/>
          <w:szCs w:val="28"/>
        </w:rPr>
        <w:t>AI</w:t>
      </w:r>
      <w:r w:rsidR="00CB5EC0">
        <w:rPr>
          <w:rFonts w:ascii="Times New Roman" w:hAnsi="Times New Roman" w:hint="eastAsia"/>
          <w:sz w:val="28"/>
          <w:szCs w:val="28"/>
        </w:rPr>
        <w:t>在一些情况下有“换子”倾向，用同等价值的棋子与对方交换只为多获得较少的位置评分，这在残局我方占据劣势的情况下是不明智的。经过分析应该是由于在主搜索时间耗尽需要其他快速算法寻找优势棋步时未能高效评估局面，需要引入更加完善复杂的机制判断局面</w:t>
      </w:r>
      <w:r w:rsidR="009271DD">
        <w:rPr>
          <w:rFonts w:ascii="Times New Roman" w:hAnsi="Times New Roman" w:hint="eastAsia"/>
          <w:sz w:val="28"/>
          <w:szCs w:val="28"/>
        </w:rPr>
        <w:t>决定是否“换子”</w:t>
      </w:r>
    </w:p>
    <w:p w14:paraId="0AE1FEE4" w14:textId="04973418" w:rsidR="00844FED" w:rsidRDefault="003A1590" w:rsidP="00844FED">
      <w:pPr>
        <w:rPr>
          <w:del w:id="16" w:author="阳 万" w:date="2026-05-03T12:15:00Z"/>
          <w:color w:val="0000FF"/>
        </w:rPr>
      </w:pPr>
      <w:r>
        <w:rPr>
          <w:rFonts w:hint="eastAsia"/>
        </w:rPr>
        <w:t>4</w:t>
      </w:r>
      <w:r>
        <w:t>.</w:t>
      </w:r>
      <w:del w:id="17" w:author="阳 万" w:date="2026-05-03T12:15:00Z">
        <w:r w:rsidR="0017065B">
          <w:rPr>
            <w:rFonts w:hint="eastAsia"/>
            <w:color w:val="0000FF"/>
          </w:rPr>
          <w:delText>若改进现有算法或提出了新算法，</w:delText>
        </w:r>
        <w:r w:rsidR="004E0675">
          <w:rPr>
            <w:rFonts w:hint="eastAsia"/>
            <w:color w:val="0000FF"/>
          </w:rPr>
          <w:delText>提出了新的技巧</w:delText>
        </w:r>
        <w:r w:rsidR="00B90EB5">
          <w:rPr>
            <w:rFonts w:hint="eastAsia"/>
            <w:color w:val="0000FF"/>
          </w:rPr>
          <w:delText>或</w:delText>
        </w:r>
        <w:r w:rsidR="004E0675">
          <w:rPr>
            <w:rFonts w:hint="eastAsia"/>
            <w:color w:val="0000FF"/>
          </w:rPr>
          <w:delText>策略，</w:delText>
        </w:r>
        <w:r w:rsidR="0017065B">
          <w:rPr>
            <w:rFonts w:hint="eastAsia"/>
            <w:color w:val="0000FF"/>
          </w:rPr>
          <w:delText>可在这里叙述创新</w:delText>
        </w:r>
        <w:r w:rsidR="00212D3E">
          <w:rPr>
            <w:rFonts w:hint="eastAsia"/>
            <w:color w:val="0000FF"/>
          </w:rPr>
          <w:delText>之处</w:delText>
        </w:r>
        <w:r w:rsidR="006F7FAE">
          <w:rPr>
            <w:rFonts w:hint="eastAsia"/>
            <w:color w:val="0000FF"/>
          </w:rPr>
          <w:delText>，若没有可写无</w:delText>
        </w:r>
      </w:del>
    </w:p>
    <w:p w14:paraId="57EAB49F" w14:textId="62202B39" w:rsidR="00F746E7" w:rsidRDefault="00F746E7" w:rsidP="00844FED">
      <w:pPr>
        <w:rPr>
          <w:del w:id="18" w:author="阳 万" w:date="2026-05-03T12:15:00Z"/>
          <w:color w:val="0000FF"/>
        </w:rPr>
      </w:pPr>
    </w:p>
    <w:p w14:paraId="07272664" w14:textId="6EB75B9E" w:rsidR="00F746E7" w:rsidRDefault="00F746E7" w:rsidP="00844FED">
      <w:pPr>
        <w:rPr>
          <w:del w:id="19" w:author="阳 万" w:date="2026-05-03T12:15:00Z"/>
          <w:color w:val="0000FF"/>
        </w:rPr>
      </w:pPr>
    </w:p>
    <w:p w14:paraId="0B42BAA8" w14:textId="75477F39" w:rsidR="00F746E7" w:rsidRDefault="00F746E7" w:rsidP="00844FED">
      <w:pPr>
        <w:rPr>
          <w:del w:id="20" w:author="阳 万" w:date="2026-05-03T12:15:00Z"/>
          <w:color w:val="0000FF"/>
        </w:rPr>
      </w:pPr>
    </w:p>
    <w:p w14:paraId="52E8AF1B" w14:textId="22AD164A" w:rsidR="00F746E7" w:rsidRDefault="00F746E7" w:rsidP="00844FED">
      <w:pPr>
        <w:rPr>
          <w:del w:id="21" w:author="阳 万" w:date="2026-05-03T12:15:00Z"/>
          <w:color w:val="0000FF"/>
        </w:rPr>
      </w:pPr>
    </w:p>
    <w:p w14:paraId="653CCF06" w14:textId="6640E771" w:rsidR="00F746E7" w:rsidRDefault="00F746E7" w:rsidP="00844FED">
      <w:pPr>
        <w:rPr>
          <w:del w:id="22" w:author="阳 万" w:date="2026-05-03T12:15:00Z"/>
          <w:color w:val="0000FF"/>
        </w:rPr>
      </w:pPr>
    </w:p>
    <w:p w14:paraId="62FBC5A5" w14:textId="6C341F42" w:rsidR="00F746E7" w:rsidRDefault="00F746E7" w:rsidP="00844FED">
      <w:pPr>
        <w:rPr>
          <w:del w:id="23" w:author="阳 万" w:date="2026-05-03T12:15:00Z"/>
          <w:color w:val="0000FF"/>
        </w:rPr>
      </w:pPr>
    </w:p>
    <w:p w14:paraId="26A00A09" w14:textId="026AE468" w:rsidR="00F746E7" w:rsidRDefault="00F746E7" w:rsidP="00844FED">
      <w:pPr>
        <w:rPr>
          <w:del w:id="24" w:author="阳 万" w:date="2026-05-03T12:15:00Z"/>
          <w:color w:val="0000FF"/>
        </w:rPr>
      </w:pPr>
    </w:p>
    <w:p w14:paraId="59C92B31" w14:textId="54411BE6" w:rsidR="00F746E7" w:rsidRDefault="00F746E7" w:rsidP="00844FED">
      <w:pPr>
        <w:rPr>
          <w:del w:id="25" w:author="阳 万" w:date="2026-05-03T12:15:00Z"/>
          <w:color w:val="0000FF"/>
        </w:rPr>
      </w:pPr>
    </w:p>
    <w:p w14:paraId="60D836A5" w14:textId="567CD1CB" w:rsidR="00F746E7" w:rsidRDefault="00F746E7" w:rsidP="00844FED">
      <w:pPr>
        <w:rPr>
          <w:del w:id="26" w:author="阳 万" w:date="2026-05-03T12:15:00Z"/>
          <w:color w:val="0000FF"/>
        </w:rPr>
      </w:pPr>
    </w:p>
    <w:p w14:paraId="0D8940C0" w14:textId="72599EDA" w:rsidR="00F746E7" w:rsidRDefault="00F746E7" w:rsidP="00844FED">
      <w:pPr>
        <w:rPr>
          <w:del w:id="27" w:author="阳 万" w:date="2026-05-03T12:15:00Z"/>
          <w:color w:val="0000FF"/>
        </w:rPr>
      </w:pPr>
    </w:p>
    <w:p w14:paraId="732FF5E5" w14:textId="0863280D" w:rsidR="00F746E7" w:rsidRDefault="00F746E7" w:rsidP="00844FED">
      <w:pPr>
        <w:rPr>
          <w:del w:id="28" w:author="阳 万" w:date="2026-05-03T12:15:00Z"/>
          <w:color w:val="0000FF"/>
        </w:rPr>
      </w:pPr>
    </w:p>
    <w:p w14:paraId="5F043670" w14:textId="582D70E6" w:rsidR="00F746E7" w:rsidRDefault="00F746E7" w:rsidP="00844FED">
      <w:pPr>
        <w:rPr>
          <w:del w:id="29" w:author="阳 万" w:date="2026-05-03T12:15:00Z"/>
          <w:color w:val="0000FF"/>
        </w:rPr>
      </w:pPr>
    </w:p>
    <w:p w14:paraId="19F20E2B" w14:textId="7EBFE67B" w:rsidR="00F826E9" w:rsidRDefault="00E61C0B" w:rsidP="00F826E9">
      <w:pPr>
        <w:pStyle w:val="1"/>
        <w:numPr>
          <w:ilvl w:val="0"/>
          <w:numId w:val="0"/>
        </w:numPr>
      </w:pPr>
      <w:bookmarkStart w:id="30" w:name="_Toc69548518"/>
      <w:r>
        <w:rPr>
          <w:rFonts w:hint="eastAsia"/>
        </w:rPr>
        <w:t>总结</w:t>
      </w:r>
      <w:bookmarkEnd w:id="30"/>
    </w:p>
    <w:p w14:paraId="76C52256" w14:textId="7E4A123D" w:rsidR="00F826E9" w:rsidRPr="00F826E9" w:rsidRDefault="00F826E9" w:rsidP="00F826E9">
      <w:r w:rsidRPr="00F826E9">
        <w:rPr>
          <w:rFonts w:ascii="Times New Roman" w:hAnsi="Times New Roman" w:hint="eastAsia"/>
          <w:sz w:val="28"/>
          <w:szCs w:val="28"/>
        </w:rPr>
        <w:t>4</w:t>
      </w:r>
      <w:r w:rsidRPr="00F826E9">
        <w:rPr>
          <w:rFonts w:ascii="Times New Roman" w:hAnsi="Times New Roman"/>
          <w:sz w:val="28"/>
          <w:szCs w:val="28"/>
        </w:rPr>
        <w:t xml:space="preserve">.1 </w:t>
      </w:r>
      <w:r w:rsidRPr="00F826E9">
        <w:rPr>
          <w:rFonts w:ascii="Times New Roman" w:hAnsi="Times New Roman" w:hint="eastAsia"/>
          <w:sz w:val="28"/>
          <w:szCs w:val="28"/>
        </w:rPr>
        <w:t>问题解决与解决过程</w:t>
      </w:r>
    </w:p>
    <w:p w14:paraId="48040CE1" w14:textId="231F1903" w:rsidR="00F826E9" w:rsidRDefault="00F826E9" w:rsidP="00F826E9">
      <w:pPr>
        <w:ind w:firstLineChars="200" w:firstLine="560"/>
        <w:rPr>
          <w:rFonts w:ascii="Times New Roman" w:hAnsi="Times New Roman"/>
          <w:sz w:val="28"/>
          <w:szCs w:val="28"/>
        </w:rPr>
      </w:pPr>
      <w:r>
        <w:rPr>
          <w:rFonts w:ascii="Times New Roman" w:hAnsi="Times New Roman" w:hint="eastAsia"/>
          <w:sz w:val="28"/>
          <w:szCs w:val="28"/>
        </w:rPr>
        <w:t>遭遇问题、分析与思考问题、直至解决问题的过程贯穿算法与程序的设计、编写过程的始终。回顾本项目从零到完备的构建过程，大致，出现大大小小许多问题，大致可以分为算法问题与程序问题，</w:t>
      </w:r>
      <w:r w:rsidR="00875EFC">
        <w:rPr>
          <w:rFonts w:ascii="Times New Roman" w:hAnsi="Times New Roman" w:hint="eastAsia"/>
          <w:sz w:val="28"/>
          <w:szCs w:val="28"/>
        </w:rPr>
        <w:t>总结为</w:t>
      </w:r>
      <w:r>
        <w:rPr>
          <w:rFonts w:ascii="Times New Roman" w:hAnsi="Times New Roman" w:hint="eastAsia"/>
          <w:sz w:val="28"/>
          <w:szCs w:val="28"/>
        </w:rPr>
        <w:t>以下几点：</w:t>
      </w:r>
    </w:p>
    <w:p w14:paraId="64E54B0A" w14:textId="1549B62F" w:rsidR="00F826E9" w:rsidRDefault="00C63113" w:rsidP="00F826E9">
      <w:pPr>
        <w:rPr>
          <w:rFonts w:ascii="Times New Roman" w:hAnsi="Times New Roman"/>
          <w:sz w:val="28"/>
          <w:szCs w:val="28"/>
        </w:rPr>
      </w:pPr>
      <w:r>
        <w:rPr>
          <w:rFonts w:ascii="Times New Roman" w:hAnsi="Times New Roman"/>
          <w:sz w:val="28"/>
          <w:szCs w:val="28"/>
        </w:rPr>
        <w:t>4.1.</w:t>
      </w:r>
      <w:r w:rsidR="00F826E9">
        <w:rPr>
          <w:rFonts w:ascii="Times New Roman" w:hAnsi="Times New Roman" w:hint="eastAsia"/>
          <w:sz w:val="28"/>
          <w:szCs w:val="28"/>
        </w:rPr>
        <w:t>1</w:t>
      </w:r>
      <w:r>
        <w:rPr>
          <w:rFonts w:ascii="Times New Roman" w:hAnsi="Times New Roman"/>
          <w:sz w:val="28"/>
          <w:szCs w:val="28"/>
        </w:rPr>
        <w:t xml:space="preserve"> </w:t>
      </w:r>
      <w:r w:rsidR="00F826E9">
        <w:rPr>
          <w:rFonts w:ascii="Times New Roman" w:hAnsi="Times New Roman" w:hint="eastAsia"/>
          <w:sz w:val="28"/>
          <w:szCs w:val="28"/>
        </w:rPr>
        <w:t>算法设计问题</w:t>
      </w:r>
    </w:p>
    <w:p w14:paraId="5A0C38F0" w14:textId="1C55938B" w:rsidR="00EB7009" w:rsidRDefault="00F826E9" w:rsidP="00EB7009">
      <w:pPr>
        <w:ind w:firstLineChars="200" w:firstLine="560"/>
        <w:rPr>
          <w:rFonts w:ascii="Times New Roman" w:hAnsi="Times New Roman"/>
          <w:sz w:val="28"/>
          <w:szCs w:val="28"/>
        </w:rPr>
      </w:pPr>
      <w:r>
        <w:rPr>
          <w:rFonts w:ascii="Times New Roman" w:hAnsi="Times New Roman" w:hint="eastAsia"/>
          <w:sz w:val="28"/>
          <w:szCs w:val="28"/>
        </w:rPr>
        <w:t>如何选择应用的算法？</w:t>
      </w:r>
      <w:r w:rsidR="00EB7009">
        <w:rPr>
          <w:rFonts w:ascii="Times New Roman" w:hAnsi="Times New Roman" w:hint="eastAsia"/>
          <w:sz w:val="28"/>
          <w:szCs w:val="28"/>
        </w:rPr>
        <w:t>本程序应该使用哪种算法最符合实际情况？针对算法选择的问题，我们查阅了相关的论文，并结合自身实际情况，以及综合考虑时间和课设实际目标要求，最终确定了使用最为经典也是最为可靠的博弈树搜素算法</w:t>
      </w:r>
      <w:r w:rsidR="00EB7009">
        <w:rPr>
          <w:rFonts w:ascii="Times New Roman" w:hAnsi="Times New Roman" w:hint="eastAsia"/>
          <w:sz w:val="28"/>
          <w:szCs w:val="28"/>
        </w:rPr>
        <w:t xml:space="preserve"> </w:t>
      </w:r>
      <w:r w:rsidR="00EB7009">
        <w:rPr>
          <w:rFonts w:ascii="Times New Roman" w:hAnsi="Times New Roman" w:hint="eastAsia"/>
          <w:sz w:val="28"/>
          <w:szCs w:val="28"/>
        </w:rPr>
        <w:t>——</w:t>
      </w:r>
      <w:r w:rsidR="00EB7009">
        <w:rPr>
          <w:rFonts w:ascii="Times New Roman" w:hAnsi="Times New Roman" w:hint="eastAsia"/>
          <w:sz w:val="28"/>
          <w:szCs w:val="28"/>
        </w:rPr>
        <w:t xml:space="preserve"> alpha</w:t>
      </w:r>
      <w:r w:rsidR="00EB7009">
        <w:rPr>
          <w:rFonts w:ascii="Times New Roman" w:hAnsi="Times New Roman"/>
          <w:sz w:val="28"/>
          <w:szCs w:val="28"/>
        </w:rPr>
        <w:t xml:space="preserve"> – </w:t>
      </w:r>
      <w:r w:rsidR="00EB7009">
        <w:rPr>
          <w:rFonts w:ascii="Times New Roman" w:hAnsi="Times New Roman" w:hint="eastAsia"/>
          <w:sz w:val="28"/>
          <w:szCs w:val="28"/>
        </w:rPr>
        <w:t>beta</w:t>
      </w:r>
      <w:r w:rsidR="00EB7009">
        <w:rPr>
          <w:rFonts w:ascii="Times New Roman" w:hAnsi="Times New Roman" w:hint="eastAsia"/>
          <w:sz w:val="28"/>
          <w:szCs w:val="28"/>
        </w:rPr>
        <w:t>搜素算法。</w:t>
      </w:r>
    </w:p>
    <w:p w14:paraId="34376563" w14:textId="1409B84B" w:rsidR="00EB7009" w:rsidRDefault="00EB7009" w:rsidP="00EB7009">
      <w:pPr>
        <w:ind w:firstLineChars="200" w:firstLine="560"/>
        <w:rPr>
          <w:rFonts w:ascii="Times New Roman" w:hAnsi="Times New Roman"/>
          <w:sz w:val="28"/>
          <w:szCs w:val="28"/>
        </w:rPr>
      </w:pPr>
      <w:r>
        <w:rPr>
          <w:rFonts w:ascii="Times New Roman" w:hAnsi="Times New Roman" w:hint="eastAsia"/>
          <w:sz w:val="28"/>
          <w:szCs w:val="28"/>
        </w:rPr>
        <w:t>针对以上思路，我们以</w:t>
      </w:r>
      <w:r>
        <w:rPr>
          <w:rFonts w:ascii="Times New Roman" w:hAnsi="Times New Roman"/>
          <w:sz w:val="28"/>
          <w:szCs w:val="28"/>
        </w:rPr>
        <w:t xml:space="preserve"> </w:t>
      </w:r>
      <w:r>
        <w:rPr>
          <w:rFonts w:ascii="Times New Roman" w:hAnsi="Times New Roman" w:hint="eastAsia"/>
          <w:sz w:val="28"/>
          <w:szCs w:val="28"/>
        </w:rPr>
        <w:t>alpha</w:t>
      </w:r>
      <w:r>
        <w:rPr>
          <w:rFonts w:ascii="Times New Roman" w:hAnsi="Times New Roman"/>
          <w:sz w:val="28"/>
          <w:szCs w:val="28"/>
        </w:rPr>
        <w:t xml:space="preserve">-beta </w:t>
      </w:r>
      <w:r>
        <w:rPr>
          <w:rFonts w:ascii="Times New Roman" w:hAnsi="Times New Roman" w:hint="eastAsia"/>
          <w:sz w:val="28"/>
          <w:szCs w:val="28"/>
        </w:rPr>
        <w:t>算法为核心，并根据相关论文的各种算法加以补充本程序的主要算法。事实上，我们曾考虑过使用高深的深度学习</w:t>
      </w:r>
      <w:r>
        <w:rPr>
          <w:rFonts w:ascii="Times New Roman" w:hAnsi="Times New Roman" w:hint="eastAsia"/>
          <w:sz w:val="28"/>
          <w:szCs w:val="28"/>
        </w:rPr>
        <w:t>/</w:t>
      </w:r>
      <w:r>
        <w:rPr>
          <w:rFonts w:ascii="Times New Roman" w:hAnsi="Times New Roman" w:hint="eastAsia"/>
          <w:sz w:val="28"/>
          <w:szCs w:val="28"/>
        </w:rPr>
        <w:t>强化学习</w:t>
      </w:r>
      <w:r>
        <w:rPr>
          <w:rFonts w:ascii="Times New Roman" w:hAnsi="Times New Roman" w:hint="eastAsia"/>
          <w:sz w:val="28"/>
          <w:szCs w:val="28"/>
        </w:rPr>
        <w:t>/</w:t>
      </w:r>
      <w:r>
        <w:rPr>
          <w:rFonts w:ascii="Times New Roman" w:hAnsi="Times New Roman" w:hint="eastAsia"/>
          <w:sz w:val="28"/>
          <w:szCs w:val="28"/>
        </w:rPr>
        <w:t>神经网络等算法。但是，考虑到我们仅仅</w:t>
      </w:r>
      <w:r>
        <w:rPr>
          <w:rFonts w:ascii="Times New Roman" w:hAnsi="Times New Roman" w:hint="eastAsia"/>
          <w:sz w:val="28"/>
          <w:szCs w:val="28"/>
        </w:rPr>
        <w:lastRenderedPageBreak/>
        <w:t>是大二学生，对于上述机器学习类算法掌握并不全面</w:t>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sz w:val="28"/>
          <w:szCs w:val="28"/>
        </w:rPr>
        <w:t xml:space="preserve"> </w:t>
      </w:r>
      <w:r>
        <w:rPr>
          <w:rFonts w:ascii="Times New Roman" w:hAnsi="Times New Roman" w:hint="eastAsia"/>
          <w:sz w:val="28"/>
          <w:szCs w:val="28"/>
        </w:rPr>
        <w:t>我们也仅仅是在课下折腾过大模型和数据分析，相应理论和算法能力并不算过硬。就三四周的紧张项目编写过程来说，肯定是不如使用经典搜素算法</w:t>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sz w:val="28"/>
          <w:szCs w:val="28"/>
        </w:rPr>
        <w:t xml:space="preserve"> </w:t>
      </w:r>
      <w:r>
        <w:rPr>
          <w:rFonts w:ascii="Times New Roman" w:hAnsi="Times New Roman" w:hint="eastAsia"/>
          <w:sz w:val="28"/>
          <w:szCs w:val="28"/>
        </w:rPr>
        <w:t>它内容全面，已经成熟和完善，</w:t>
      </w:r>
      <w:r w:rsidR="00F60DDB">
        <w:rPr>
          <w:rFonts w:ascii="Times New Roman" w:hAnsi="Times New Roman" w:hint="eastAsia"/>
          <w:sz w:val="28"/>
          <w:szCs w:val="28"/>
        </w:rPr>
        <w:t>足以完成本课程设计的完整任务。</w:t>
      </w:r>
    </w:p>
    <w:p w14:paraId="2E4173F0" w14:textId="3626EEE6" w:rsidR="00F826E9" w:rsidRDefault="00C63113" w:rsidP="00F826E9">
      <w:pPr>
        <w:rPr>
          <w:rFonts w:ascii="Times New Roman" w:hAnsi="Times New Roman"/>
          <w:sz w:val="28"/>
          <w:szCs w:val="28"/>
        </w:rPr>
      </w:pPr>
      <w:r>
        <w:rPr>
          <w:rFonts w:ascii="Times New Roman" w:hAnsi="Times New Roman"/>
          <w:sz w:val="28"/>
          <w:szCs w:val="28"/>
        </w:rPr>
        <w:t>4.1.</w:t>
      </w:r>
      <w:r w:rsidR="00F826E9">
        <w:rPr>
          <w:rFonts w:ascii="Times New Roman" w:hAnsi="Times New Roman" w:hint="eastAsia"/>
          <w:sz w:val="28"/>
          <w:szCs w:val="28"/>
        </w:rPr>
        <w:t>2</w:t>
      </w:r>
      <w:r>
        <w:rPr>
          <w:rFonts w:ascii="Times New Roman" w:hAnsi="Times New Roman"/>
          <w:sz w:val="28"/>
          <w:szCs w:val="28"/>
        </w:rPr>
        <w:t xml:space="preserve"> </w:t>
      </w:r>
      <w:r w:rsidR="00F826E9">
        <w:rPr>
          <w:rFonts w:ascii="Times New Roman" w:hAnsi="Times New Roman" w:hint="eastAsia"/>
          <w:sz w:val="28"/>
          <w:szCs w:val="28"/>
        </w:rPr>
        <w:t>算法优化问题</w:t>
      </w:r>
    </w:p>
    <w:p w14:paraId="557A9E36" w14:textId="77777777" w:rsidR="00D906DC" w:rsidRDefault="00F826E9" w:rsidP="00D906DC">
      <w:pPr>
        <w:ind w:firstLineChars="200" w:firstLine="560"/>
        <w:rPr>
          <w:rFonts w:ascii="Times New Roman" w:hAnsi="Times New Roman"/>
          <w:sz w:val="28"/>
          <w:szCs w:val="28"/>
        </w:rPr>
      </w:pPr>
      <w:r>
        <w:rPr>
          <w:rFonts w:ascii="Times New Roman" w:hAnsi="Times New Roman" w:hint="eastAsia"/>
          <w:sz w:val="28"/>
          <w:szCs w:val="28"/>
        </w:rPr>
        <w:t>如何优化当前算法？</w:t>
      </w:r>
      <w:r w:rsidR="00F17046">
        <w:rPr>
          <w:rFonts w:ascii="Times New Roman" w:hAnsi="Times New Roman" w:hint="eastAsia"/>
          <w:sz w:val="28"/>
          <w:szCs w:val="28"/>
        </w:rPr>
        <w:t>仅仅使用</w:t>
      </w:r>
      <w:r w:rsidR="00F17046">
        <w:rPr>
          <w:rFonts w:ascii="Times New Roman" w:hAnsi="Times New Roman" w:hint="eastAsia"/>
          <w:sz w:val="28"/>
          <w:szCs w:val="28"/>
        </w:rPr>
        <w:t>alpha</w:t>
      </w:r>
      <w:r w:rsidR="00F17046">
        <w:rPr>
          <w:rFonts w:ascii="Times New Roman" w:hAnsi="Times New Roman"/>
          <w:sz w:val="28"/>
          <w:szCs w:val="28"/>
        </w:rPr>
        <w:t>-</w:t>
      </w:r>
      <w:r w:rsidR="00F17046">
        <w:rPr>
          <w:rFonts w:ascii="Times New Roman" w:hAnsi="Times New Roman" w:hint="eastAsia"/>
          <w:sz w:val="28"/>
          <w:szCs w:val="28"/>
        </w:rPr>
        <w:t>beta</w:t>
      </w:r>
      <w:r w:rsidR="00F17046">
        <w:rPr>
          <w:rFonts w:ascii="Times New Roman" w:hAnsi="Times New Roman" w:hint="eastAsia"/>
          <w:sz w:val="28"/>
          <w:szCs w:val="28"/>
        </w:rPr>
        <w:t>算法当然是不够的。</w:t>
      </w:r>
    </w:p>
    <w:p w14:paraId="7A6079AD" w14:textId="28142409" w:rsidR="00D906DC" w:rsidRDefault="00D906DC" w:rsidP="00D906DC">
      <w:pPr>
        <w:ind w:firstLineChars="200" w:firstLine="560"/>
        <w:rPr>
          <w:rFonts w:ascii="Times New Roman" w:hAnsi="Times New Roman"/>
          <w:sz w:val="28"/>
          <w:szCs w:val="28"/>
        </w:rPr>
      </w:pPr>
      <w:r>
        <w:rPr>
          <w:rFonts w:ascii="Times New Roman" w:hAnsi="Times New Roman" w:hint="eastAsia"/>
          <w:sz w:val="28"/>
          <w:szCs w:val="28"/>
        </w:rPr>
        <w:t>首先，本程序</w:t>
      </w:r>
      <w:r w:rsidRPr="00D906DC">
        <w:rPr>
          <w:rFonts w:ascii="Times New Roman" w:hAnsi="Times New Roman"/>
          <w:sz w:val="28"/>
          <w:szCs w:val="28"/>
        </w:rPr>
        <w:t>使用</w:t>
      </w:r>
      <w:r w:rsidRPr="00D906DC">
        <w:rPr>
          <w:rFonts w:ascii="Times New Roman" w:hAnsi="Times New Roman"/>
          <w:sz w:val="28"/>
          <w:szCs w:val="28"/>
        </w:rPr>
        <w:t xml:space="preserve"> PVS </w:t>
      </w:r>
      <w:r w:rsidRPr="00D906DC">
        <w:rPr>
          <w:rFonts w:ascii="Times New Roman" w:hAnsi="Times New Roman"/>
          <w:sz w:val="28"/>
          <w:szCs w:val="28"/>
        </w:rPr>
        <w:t>主变例搜索。第一个着法使用全窗口搜索，后续着法先用零窗口</w:t>
      </w:r>
      <w:r w:rsidRPr="00D906DC">
        <w:rPr>
          <w:rFonts w:ascii="Times New Roman" w:hAnsi="Times New Roman"/>
          <w:sz w:val="28"/>
          <w:szCs w:val="28"/>
        </w:rPr>
        <w:t xml:space="preserve"> [-alpha-1, -alpha] </w:t>
      </w:r>
      <w:r w:rsidRPr="00D906DC">
        <w:rPr>
          <w:rFonts w:ascii="Times New Roman" w:hAnsi="Times New Roman"/>
          <w:sz w:val="28"/>
          <w:szCs w:val="28"/>
        </w:rPr>
        <w:t>试探，若发现可能超过</w:t>
      </w:r>
      <w:r w:rsidRPr="00D906DC">
        <w:rPr>
          <w:rFonts w:ascii="Times New Roman" w:hAnsi="Times New Roman"/>
          <w:sz w:val="28"/>
          <w:szCs w:val="28"/>
        </w:rPr>
        <w:t xml:space="preserve"> alpha</w:t>
      </w:r>
      <w:r w:rsidRPr="00D906DC">
        <w:rPr>
          <w:rFonts w:ascii="Times New Roman" w:hAnsi="Times New Roman"/>
          <w:sz w:val="28"/>
          <w:szCs w:val="28"/>
        </w:rPr>
        <w:t>，再重新全窗口搜索。这能在着法排序较好时显著减少节点数</w:t>
      </w:r>
      <w:r w:rsidR="00B37B98">
        <w:rPr>
          <w:rFonts w:ascii="Times New Roman" w:hAnsi="Times New Roman" w:hint="eastAsia"/>
          <w:sz w:val="28"/>
          <w:szCs w:val="28"/>
        </w:rPr>
        <w:t>，将朴素</w:t>
      </w:r>
      <w:r w:rsidR="00B37B98">
        <w:rPr>
          <w:rFonts w:ascii="Times New Roman" w:hAnsi="Times New Roman" w:hint="eastAsia"/>
          <w:sz w:val="28"/>
          <w:szCs w:val="28"/>
        </w:rPr>
        <w:t>alpha</w:t>
      </w:r>
      <w:r w:rsidR="00B37B98">
        <w:rPr>
          <w:rFonts w:ascii="Times New Roman" w:hAnsi="Times New Roman"/>
          <w:sz w:val="28"/>
          <w:szCs w:val="28"/>
        </w:rPr>
        <w:t>-</w:t>
      </w:r>
      <w:r w:rsidR="00B37B98">
        <w:rPr>
          <w:rFonts w:ascii="Times New Roman" w:hAnsi="Times New Roman" w:hint="eastAsia"/>
          <w:sz w:val="28"/>
          <w:szCs w:val="28"/>
        </w:rPr>
        <w:t>beta</w:t>
      </w:r>
      <w:r w:rsidR="00B37B98">
        <w:rPr>
          <w:rFonts w:ascii="Times New Roman" w:hAnsi="Times New Roman" w:hint="eastAsia"/>
          <w:sz w:val="28"/>
          <w:szCs w:val="28"/>
        </w:rPr>
        <w:t>算法的分支因子</w:t>
      </w:r>
      <w:r w:rsidR="00B37B98">
        <w:rPr>
          <w:rFonts w:ascii="Times New Roman" w:hAnsi="Times New Roman" w:hint="eastAsia"/>
          <w:sz w:val="28"/>
          <w:szCs w:val="28"/>
        </w:rPr>
        <w:t>d</w:t>
      </w:r>
      <w:r w:rsidR="00B37B98">
        <w:rPr>
          <w:rFonts w:ascii="Times New Roman" w:hAnsi="Times New Roman" w:hint="eastAsia"/>
          <w:sz w:val="28"/>
          <w:szCs w:val="28"/>
        </w:rPr>
        <w:t>降低至</w:t>
      </w:r>
      <w:r w:rsidR="00B37B98">
        <w:rPr>
          <w:rFonts w:ascii="Times New Roman" w:hAnsi="Times New Roman" w:hint="eastAsia"/>
          <w:sz w:val="28"/>
          <w:szCs w:val="28"/>
        </w:rPr>
        <w:t>d</w:t>
      </w:r>
      <w:r w:rsidR="00B37B98">
        <w:rPr>
          <w:rFonts w:ascii="Times New Roman" w:hAnsi="Times New Roman"/>
          <w:sz w:val="28"/>
          <w:szCs w:val="28"/>
        </w:rPr>
        <w:t>/2</w:t>
      </w:r>
      <w:r w:rsidR="00B37B98">
        <w:rPr>
          <w:rFonts w:ascii="Times New Roman" w:hAnsi="Times New Roman" w:hint="eastAsia"/>
          <w:sz w:val="28"/>
          <w:szCs w:val="28"/>
        </w:rPr>
        <w:t>。</w:t>
      </w:r>
    </w:p>
    <w:p w14:paraId="5548DA93" w14:textId="77777777" w:rsidR="00D906DC" w:rsidRDefault="00D906DC" w:rsidP="00D906DC">
      <w:pPr>
        <w:ind w:firstLineChars="200" w:firstLine="560"/>
        <w:rPr>
          <w:rFonts w:ascii="Times New Roman" w:hAnsi="Times New Roman"/>
          <w:sz w:val="28"/>
          <w:szCs w:val="28"/>
        </w:rPr>
      </w:pPr>
      <w:r>
        <w:rPr>
          <w:rFonts w:ascii="Times New Roman" w:hAnsi="Times New Roman" w:hint="eastAsia"/>
          <w:sz w:val="28"/>
          <w:szCs w:val="28"/>
        </w:rPr>
        <w:t>并且，借鉴算法竞赛中“记忆化搜素”的思路：将已经搜素过的节点对应的估值放入哈希表中，即</w:t>
      </w:r>
      <w:r w:rsidRPr="00D906DC">
        <w:rPr>
          <w:rFonts w:ascii="Times New Roman" w:hAnsi="Times New Roman"/>
          <w:sz w:val="28"/>
          <w:szCs w:val="28"/>
        </w:rPr>
        <w:t>使用置换表。程序通过</w:t>
      </w:r>
      <w:r w:rsidRPr="00D906DC">
        <w:rPr>
          <w:rFonts w:ascii="Times New Roman" w:hAnsi="Times New Roman"/>
          <w:sz w:val="28"/>
          <w:szCs w:val="28"/>
        </w:rPr>
        <w:t xml:space="preserve"> Zobrist Hash </w:t>
      </w:r>
      <w:r w:rsidRPr="00D906DC">
        <w:rPr>
          <w:rFonts w:ascii="Times New Roman" w:hAnsi="Times New Roman"/>
          <w:sz w:val="28"/>
          <w:szCs w:val="28"/>
        </w:rPr>
        <w:t>将局面映射到</w:t>
      </w:r>
      <w:r w:rsidRPr="00D906DC">
        <w:rPr>
          <w:rFonts w:ascii="Times New Roman" w:hAnsi="Times New Roman"/>
          <w:sz w:val="28"/>
          <w:szCs w:val="28"/>
        </w:rPr>
        <w:t xml:space="preserve"> HashTable</w:t>
      </w:r>
      <w:r w:rsidRPr="00D906DC">
        <w:rPr>
          <w:rFonts w:ascii="Times New Roman" w:hAnsi="Times New Roman"/>
          <w:sz w:val="28"/>
          <w:szCs w:val="28"/>
        </w:rPr>
        <w:t>，表项包含</w:t>
      </w:r>
      <w:r w:rsidRPr="00D906DC">
        <w:rPr>
          <w:rFonts w:ascii="Times New Roman" w:hAnsi="Times New Roman"/>
          <w:sz w:val="28"/>
          <w:szCs w:val="28"/>
        </w:rPr>
        <w:t xml:space="preserve"> depth</w:t>
      </w:r>
      <w:r w:rsidRPr="00D906DC">
        <w:rPr>
          <w:rFonts w:ascii="Times New Roman" w:hAnsi="Times New Roman"/>
          <w:sz w:val="28"/>
          <w:szCs w:val="28"/>
        </w:rPr>
        <w:t>、</w:t>
      </w:r>
      <w:r w:rsidRPr="00D906DC">
        <w:rPr>
          <w:rFonts w:ascii="Times New Roman" w:hAnsi="Times New Roman"/>
          <w:sz w:val="28"/>
          <w:szCs w:val="28"/>
        </w:rPr>
        <w:t>score</w:t>
      </w:r>
      <w:r w:rsidRPr="00D906DC">
        <w:rPr>
          <w:rFonts w:ascii="Times New Roman" w:hAnsi="Times New Roman"/>
          <w:sz w:val="28"/>
          <w:szCs w:val="28"/>
        </w:rPr>
        <w:t>、</w:t>
      </w:r>
      <w:r w:rsidRPr="00D906DC">
        <w:rPr>
          <w:rFonts w:ascii="Times New Roman" w:hAnsi="Times New Roman"/>
          <w:sz w:val="28"/>
          <w:szCs w:val="28"/>
        </w:rPr>
        <w:t>flag</w:t>
      </w:r>
      <w:r w:rsidRPr="00D906DC">
        <w:rPr>
          <w:rFonts w:ascii="Times New Roman" w:hAnsi="Times New Roman"/>
          <w:sz w:val="28"/>
          <w:szCs w:val="28"/>
        </w:rPr>
        <w:t>、</w:t>
      </w:r>
      <w:r w:rsidRPr="00D906DC">
        <w:rPr>
          <w:rFonts w:ascii="Times New Roman" w:hAnsi="Times New Roman"/>
          <w:sz w:val="28"/>
          <w:szCs w:val="28"/>
        </w:rPr>
        <w:t>best_move</w:t>
      </w:r>
      <w:r w:rsidRPr="00D906DC">
        <w:rPr>
          <w:rFonts w:ascii="Times New Roman" w:hAnsi="Times New Roman"/>
          <w:sz w:val="28"/>
          <w:szCs w:val="28"/>
        </w:rPr>
        <w:t>，并区分</w:t>
      </w:r>
      <w:r w:rsidRPr="00D906DC">
        <w:rPr>
          <w:rFonts w:ascii="Times New Roman" w:hAnsi="Times New Roman"/>
          <w:sz w:val="28"/>
          <w:szCs w:val="28"/>
        </w:rPr>
        <w:t xml:space="preserve"> EXACT</w:t>
      </w:r>
      <w:r w:rsidRPr="00D906DC">
        <w:rPr>
          <w:rFonts w:ascii="Times New Roman" w:hAnsi="Times New Roman"/>
          <w:sz w:val="28"/>
          <w:szCs w:val="28"/>
        </w:rPr>
        <w:t>、</w:t>
      </w:r>
      <w:r w:rsidRPr="00D906DC">
        <w:rPr>
          <w:rFonts w:ascii="Times New Roman" w:hAnsi="Times New Roman"/>
          <w:sz w:val="28"/>
          <w:szCs w:val="28"/>
        </w:rPr>
        <w:t>ALPHA</w:t>
      </w:r>
      <w:r w:rsidRPr="00D906DC">
        <w:rPr>
          <w:rFonts w:ascii="Times New Roman" w:hAnsi="Times New Roman"/>
          <w:sz w:val="28"/>
          <w:szCs w:val="28"/>
        </w:rPr>
        <w:t>、</w:t>
      </w:r>
      <w:r w:rsidRPr="00D906DC">
        <w:rPr>
          <w:rFonts w:ascii="Times New Roman" w:hAnsi="Times New Roman"/>
          <w:sz w:val="28"/>
          <w:szCs w:val="28"/>
        </w:rPr>
        <w:t xml:space="preserve">BETA </w:t>
      </w:r>
      <w:r w:rsidRPr="00D906DC">
        <w:rPr>
          <w:rFonts w:ascii="Times New Roman" w:hAnsi="Times New Roman"/>
          <w:sz w:val="28"/>
          <w:szCs w:val="28"/>
        </w:rPr>
        <w:t>三种节点类型。命中置换表后，如果搜索深度足够且边界条件满足，可以直接返回，避免重复搜索。</w:t>
      </w:r>
    </w:p>
    <w:p w14:paraId="7D758B58" w14:textId="54EA7222" w:rsidR="00D906DC" w:rsidRPr="00D906DC" w:rsidRDefault="00D906DC" w:rsidP="00D906DC">
      <w:pPr>
        <w:ind w:firstLineChars="200" w:firstLine="560"/>
        <w:rPr>
          <w:rFonts w:ascii="Times New Roman" w:hAnsi="Times New Roman"/>
          <w:sz w:val="28"/>
          <w:szCs w:val="28"/>
        </w:rPr>
      </w:pPr>
      <w:r>
        <w:rPr>
          <w:rFonts w:ascii="Times New Roman" w:hAnsi="Times New Roman" w:hint="eastAsia"/>
          <w:sz w:val="28"/>
          <w:szCs w:val="28"/>
        </w:rPr>
        <w:t>迭代加深则参考学术论文中的方法。</w:t>
      </w:r>
      <w:r w:rsidRPr="00D906DC">
        <w:rPr>
          <w:rFonts w:ascii="Times New Roman" w:hAnsi="Times New Roman"/>
          <w:sz w:val="28"/>
          <w:szCs w:val="28"/>
        </w:rPr>
        <w:t xml:space="preserve">alpha_beta_PVS_select </w:t>
      </w:r>
      <w:r w:rsidRPr="00D906DC">
        <w:rPr>
          <w:rFonts w:ascii="Times New Roman" w:hAnsi="Times New Roman"/>
          <w:sz w:val="28"/>
          <w:szCs w:val="28"/>
        </w:rPr>
        <w:t>从浅层逐步搜索到最大深度，每完成一层就排序根节点着法，并保存上一层完整结果，超时时回退到最后完整深度。这是比较合理的实时对弈设计。</w:t>
      </w:r>
    </w:p>
    <w:p w14:paraId="77E6B0A1" w14:textId="3BE4711E" w:rsidR="00D906DC" w:rsidRDefault="00D906DC" w:rsidP="00D906DC">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t>水平线效应是棋类游戏</w:t>
      </w:r>
      <w:r>
        <w:rPr>
          <w:rFonts w:ascii="Times New Roman" w:hAnsi="Times New Roman" w:hint="eastAsia"/>
          <w:sz w:val="28"/>
          <w:szCs w:val="28"/>
        </w:rPr>
        <w:t>AI</w:t>
      </w:r>
      <w:r>
        <w:rPr>
          <w:rFonts w:ascii="Times New Roman" w:hAnsi="Times New Roman" w:hint="eastAsia"/>
          <w:sz w:val="28"/>
          <w:szCs w:val="28"/>
        </w:rPr>
        <w:t>引擎中经常出现的问题。为了避免水平线效应，我们使用</w:t>
      </w:r>
      <w:r>
        <w:rPr>
          <w:rFonts w:ascii="Times New Roman" w:hAnsi="Times New Roman" w:hint="eastAsia"/>
          <w:sz w:val="28"/>
          <w:szCs w:val="28"/>
        </w:rPr>
        <w:t>quiescence</w:t>
      </w:r>
      <w:r>
        <w:rPr>
          <w:rFonts w:ascii="Times New Roman" w:hAnsi="Times New Roman"/>
          <w:sz w:val="28"/>
          <w:szCs w:val="28"/>
        </w:rPr>
        <w:t xml:space="preserve"> </w:t>
      </w:r>
      <w:r>
        <w:rPr>
          <w:rFonts w:ascii="Times New Roman" w:hAnsi="Times New Roman" w:hint="eastAsia"/>
          <w:sz w:val="28"/>
          <w:szCs w:val="28"/>
        </w:rPr>
        <w:t>search</w:t>
      </w:r>
      <w:r>
        <w:rPr>
          <w:rFonts w:ascii="Times New Roman" w:hAnsi="Times New Roman" w:hint="eastAsia"/>
          <w:sz w:val="28"/>
          <w:szCs w:val="28"/>
        </w:rPr>
        <w:t>：</w:t>
      </w:r>
      <w:r w:rsidRPr="00D906DC">
        <w:rPr>
          <w:rFonts w:ascii="Times New Roman" w:hAnsi="Times New Roman"/>
          <w:sz w:val="28"/>
          <w:szCs w:val="28"/>
        </w:rPr>
        <w:t>当</w:t>
      </w:r>
      <w:r w:rsidRPr="00D906DC">
        <w:rPr>
          <w:rFonts w:ascii="Times New Roman" w:hAnsi="Times New Roman"/>
          <w:sz w:val="28"/>
          <w:szCs w:val="28"/>
        </w:rPr>
        <w:t xml:space="preserve"> depth </w:t>
      </w:r>
      <w:r w:rsidRPr="00D906DC">
        <w:rPr>
          <w:rFonts w:ascii="Times New Roman" w:hAnsi="Times New Roman"/>
          <w:sz w:val="28"/>
          <w:szCs w:val="28"/>
        </w:rPr>
        <w:t>为</w:t>
      </w:r>
      <w:r w:rsidRPr="00D906DC">
        <w:rPr>
          <w:rFonts w:ascii="Times New Roman" w:hAnsi="Times New Roman"/>
          <w:sz w:val="28"/>
          <w:szCs w:val="28"/>
        </w:rPr>
        <w:t xml:space="preserve"> 0 </w:t>
      </w:r>
      <w:r w:rsidRPr="00D906DC">
        <w:rPr>
          <w:rFonts w:ascii="Times New Roman" w:hAnsi="Times New Roman"/>
          <w:sz w:val="28"/>
          <w:szCs w:val="28"/>
        </w:rPr>
        <w:t>时不直接调</w:t>
      </w:r>
      <w:r w:rsidRPr="00D906DC">
        <w:rPr>
          <w:rFonts w:ascii="Times New Roman" w:hAnsi="Times New Roman"/>
          <w:sz w:val="28"/>
          <w:szCs w:val="28"/>
        </w:rPr>
        <w:lastRenderedPageBreak/>
        <w:t>用静态评估，而进入静态搜索，继续搜索吃子等战术着法，以缓解水平线效应。</w:t>
      </w:r>
    </w:p>
    <w:p w14:paraId="4E37E59E" w14:textId="1CBEC931" w:rsidR="00D906DC" w:rsidRPr="00D906DC" w:rsidRDefault="00D906DC" w:rsidP="00D906DC">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t>根据启发式搜素的思路，博弈树的搜素不应该是盲目的在每个分支中完整搜素，当前的状态必须对搜素行为本身有所反馈。</w:t>
      </w:r>
      <w:r w:rsidR="003E7238">
        <w:rPr>
          <w:rFonts w:ascii="Times New Roman" w:hAnsi="Times New Roman" w:hint="eastAsia"/>
          <w:sz w:val="28"/>
          <w:szCs w:val="28"/>
        </w:rPr>
        <w:t>例如本程序的</w:t>
      </w:r>
      <w:r>
        <w:rPr>
          <w:rFonts w:ascii="Times New Roman" w:hAnsi="Times New Roman" w:hint="eastAsia"/>
          <w:sz w:val="28"/>
          <w:szCs w:val="28"/>
        </w:rPr>
        <w:t>LMR</w:t>
      </w:r>
      <w:r>
        <w:rPr>
          <w:rFonts w:ascii="Times New Roman" w:hAnsi="Times New Roman" w:hint="eastAsia"/>
          <w:sz w:val="28"/>
          <w:szCs w:val="28"/>
        </w:rPr>
        <w:t>启发搜素</w:t>
      </w:r>
      <w:r w:rsidR="00B37B98">
        <w:rPr>
          <w:rFonts w:ascii="Times New Roman" w:hAnsi="Times New Roman" w:hint="eastAsia"/>
          <w:sz w:val="28"/>
          <w:szCs w:val="28"/>
        </w:rPr>
        <w:t>和杀手着法启发</w:t>
      </w:r>
      <w:r w:rsidR="003E7238">
        <w:rPr>
          <w:rFonts w:ascii="Times New Roman" w:hAnsi="Times New Roman" w:hint="eastAsia"/>
          <w:sz w:val="28"/>
          <w:szCs w:val="28"/>
        </w:rPr>
        <w:t>，</w:t>
      </w:r>
      <w:r w:rsidR="00B37B98">
        <w:rPr>
          <w:rFonts w:ascii="Times New Roman" w:hAnsi="Times New Roman" w:hint="eastAsia"/>
          <w:sz w:val="28"/>
          <w:szCs w:val="28"/>
        </w:rPr>
        <w:t>被应用于启发式改进当前的主要变例搜素，提高搜素性能。</w:t>
      </w:r>
    </w:p>
    <w:p w14:paraId="5404C3B7" w14:textId="04206502" w:rsidR="00D906DC" w:rsidRPr="00D906DC" w:rsidRDefault="00B37B98" w:rsidP="00B37B98">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t>最后，</w:t>
      </w:r>
      <w:r>
        <w:rPr>
          <w:rFonts w:ascii="Times New Roman" w:hAnsi="Times New Roman" w:hint="eastAsia"/>
          <w:sz w:val="28"/>
          <w:szCs w:val="28"/>
        </w:rPr>
        <w:t>PVS</w:t>
      </w:r>
      <w:r>
        <w:rPr>
          <w:rFonts w:ascii="Times New Roman" w:hAnsi="Times New Roman" w:hint="eastAsia"/>
          <w:sz w:val="28"/>
          <w:szCs w:val="28"/>
        </w:rPr>
        <w:t>主要变例搜素极其依赖良好的着法排序</w:t>
      </w:r>
      <w:r w:rsidR="00D906DC" w:rsidRPr="00D906DC">
        <w:rPr>
          <w:rFonts w:ascii="Times New Roman" w:hAnsi="Times New Roman"/>
          <w:sz w:val="28"/>
          <w:szCs w:val="28"/>
        </w:rPr>
        <w:t>。</w:t>
      </w:r>
      <w:r>
        <w:rPr>
          <w:rFonts w:ascii="Times New Roman" w:hAnsi="Times New Roman" w:hint="eastAsia"/>
          <w:sz w:val="28"/>
          <w:szCs w:val="28"/>
        </w:rPr>
        <w:t>否则</w:t>
      </w:r>
      <w:r>
        <w:rPr>
          <w:rFonts w:ascii="Times New Roman" w:hAnsi="Times New Roman" w:hint="eastAsia"/>
          <w:sz w:val="28"/>
          <w:szCs w:val="28"/>
        </w:rPr>
        <w:t>PVS</w:t>
      </w:r>
      <w:r>
        <w:rPr>
          <w:rFonts w:ascii="Times New Roman" w:hAnsi="Times New Roman" w:hint="eastAsia"/>
          <w:sz w:val="28"/>
          <w:szCs w:val="28"/>
        </w:rPr>
        <w:t>的搜素效率会大幅退化。本程序采用的</w:t>
      </w:r>
      <w:r w:rsidR="00D906DC" w:rsidRPr="00D906DC">
        <w:rPr>
          <w:rFonts w:ascii="Times New Roman" w:hAnsi="Times New Roman"/>
          <w:sz w:val="28"/>
          <w:szCs w:val="28"/>
        </w:rPr>
        <w:t>MVV/LVA</w:t>
      </w:r>
      <w:r w:rsidR="00D906DC" w:rsidRPr="00D906DC">
        <w:rPr>
          <w:rFonts w:ascii="Times New Roman" w:hAnsi="Times New Roman"/>
          <w:sz w:val="28"/>
          <w:szCs w:val="28"/>
        </w:rPr>
        <w:t>、置换表最佳着法优先、杀手着法优先、安静着法判定以及</w:t>
      </w:r>
      <w:r w:rsidR="00D906DC" w:rsidRPr="00D906DC">
        <w:rPr>
          <w:rFonts w:ascii="Times New Roman" w:hAnsi="Times New Roman"/>
          <w:sz w:val="28"/>
          <w:szCs w:val="28"/>
        </w:rPr>
        <w:t xml:space="preserve"> LMR </w:t>
      </w:r>
      <w:r w:rsidR="00D906DC" w:rsidRPr="00D906DC">
        <w:rPr>
          <w:rFonts w:ascii="Times New Roman" w:hAnsi="Times New Roman"/>
          <w:sz w:val="28"/>
          <w:szCs w:val="28"/>
        </w:rPr>
        <w:t>延迟缩减</w:t>
      </w:r>
      <w:r>
        <w:rPr>
          <w:rFonts w:ascii="Times New Roman" w:hAnsi="Times New Roman" w:hint="eastAsia"/>
          <w:sz w:val="28"/>
          <w:szCs w:val="28"/>
        </w:rPr>
        <w:t>等算法也同样</w:t>
      </w:r>
      <w:r w:rsidR="00D906DC" w:rsidRPr="00D906DC">
        <w:rPr>
          <w:rFonts w:ascii="Times New Roman" w:hAnsi="Times New Roman"/>
          <w:sz w:val="28"/>
          <w:szCs w:val="28"/>
        </w:rPr>
        <w:t>服务于一个目标：让更可能产生</w:t>
      </w:r>
      <w:r w:rsidR="00D906DC" w:rsidRPr="00D906DC">
        <w:rPr>
          <w:rFonts w:ascii="Times New Roman" w:hAnsi="Times New Roman"/>
          <w:sz w:val="28"/>
          <w:szCs w:val="28"/>
        </w:rPr>
        <w:t xml:space="preserve"> beta </w:t>
      </w:r>
      <w:r w:rsidR="00D906DC" w:rsidRPr="00D906DC">
        <w:rPr>
          <w:rFonts w:ascii="Times New Roman" w:hAnsi="Times New Roman"/>
          <w:sz w:val="28"/>
          <w:szCs w:val="28"/>
        </w:rPr>
        <w:t>截断的着法尽早被搜索。</w:t>
      </w:r>
    </w:p>
    <w:p w14:paraId="1CAFDE24" w14:textId="37C12C9D" w:rsidR="00F826E9" w:rsidRDefault="00C63113" w:rsidP="00F826E9">
      <w:pPr>
        <w:rPr>
          <w:rFonts w:ascii="Times New Roman" w:hAnsi="Times New Roman"/>
          <w:sz w:val="28"/>
          <w:szCs w:val="28"/>
        </w:rPr>
      </w:pPr>
      <w:r>
        <w:rPr>
          <w:rFonts w:ascii="Times New Roman" w:hAnsi="Times New Roman"/>
          <w:sz w:val="28"/>
          <w:szCs w:val="28"/>
        </w:rPr>
        <w:t>4.1.</w:t>
      </w:r>
      <w:r w:rsidR="00F17046">
        <w:rPr>
          <w:rFonts w:ascii="Times New Roman" w:hAnsi="Times New Roman"/>
          <w:sz w:val="28"/>
          <w:szCs w:val="28"/>
        </w:rPr>
        <w:t>3</w:t>
      </w:r>
      <w:r w:rsidR="00E43AAE">
        <w:rPr>
          <w:rFonts w:ascii="Times New Roman" w:hAnsi="Times New Roman"/>
          <w:sz w:val="28"/>
          <w:szCs w:val="28"/>
        </w:rPr>
        <w:t xml:space="preserve"> </w:t>
      </w:r>
      <w:r w:rsidR="00875EFC">
        <w:rPr>
          <w:rFonts w:ascii="Times New Roman" w:hAnsi="Times New Roman" w:hint="eastAsia"/>
          <w:sz w:val="28"/>
          <w:szCs w:val="28"/>
        </w:rPr>
        <w:t>程序调试问题</w:t>
      </w:r>
    </w:p>
    <w:p w14:paraId="19EEC987" w14:textId="117D1675" w:rsidR="00875EFC" w:rsidRDefault="00F60DDB" w:rsidP="00F17046">
      <w:pPr>
        <w:ind w:firstLine="570"/>
        <w:rPr>
          <w:rFonts w:ascii="Times New Roman" w:hAnsi="Times New Roman"/>
          <w:sz w:val="28"/>
          <w:szCs w:val="28"/>
        </w:rPr>
      </w:pPr>
      <w:r>
        <w:rPr>
          <w:rFonts w:ascii="Times New Roman" w:hAnsi="Times New Roman" w:hint="eastAsia"/>
          <w:sz w:val="28"/>
          <w:szCs w:val="28"/>
        </w:rPr>
        <w:t>程序在</w:t>
      </w:r>
      <w:r>
        <w:rPr>
          <w:rFonts w:ascii="Times New Roman" w:hAnsi="Times New Roman" w:hint="eastAsia"/>
          <w:sz w:val="28"/>
          <w:szCs w:val="28"/>
        </w:rPr>
        <w:t>botzone</w:t>
      </w:r>
      <w:r>
        <w:rPr>
          <w:rFonts w:ascii="Times New Roman" w:hAnsi="Times New Roman" w:hint="eastAsia"/>
          <w:sz w:val="28"/>
          <w:szCs w:val="28"/>
        </w:rPr>
        <w:t>上运行，应该如何调试？与算法</w:t>
      </w:r>
      <w:r>
        <w:rPr>
          <w:rFonts w:ascii="Times New Roman" w:hAnsi="Times New Roman" w:hint="eastAsia"/>
          <w:sz w:val="28"/>
          <w:szCs w:val="28"/>
        </w:rPr>
        <w:t>OJ</w:t>
      </w:r>
      <w:r>
        <w:rPr>
          <w:rFonts w:ascii="Times New Roman" w:hAnsi="Times New Roman" w:hint="eastAsia"/>
          <w:sz w:val="28"/>
          <w:szCs w:val="28"/>
        </w:rPr>
        <w:t>评测不同，本程序的调试不是只打断点就可以完成的——本程序的代码长度极长</w:t>
      </w:r>
      <w:r>
        <w:rPr>
          <w:rFonts w:ascii="Times New Roman" w:hAnsi="Times New Roman" w:hint="eastAsia"/>
          <w:sz w:val="28"/>
          <w:szCs w:val="28"/>
        </w:rPr>
        <w:t>(</w:t>
      </w:r>
      <w:r>
        <w:rPr>
          <w:rFonts w:ascii="Times New Roman" w:hAnsi="Times New Roman"/>
          <w:sz w:val="28"/>
          <w:szCs w:val="28"/>
        </w:rPr>
        <w:t xml:space="preserve">4000 </w:t>
      </w:r>
      <w:r>
        <w:rPr>
          <w:rFonts w:ascii="Times New Roman" w:hAnsi="Times New Roman" w:hint="eastAsia"/>
          <w:sz w:val="28"/>
          <w:szCs w:val="28"/>
        </w:rPr>
        <w:t>行左右</w:t>
      </w:r>
      <w:r>
        <w:rPr>
          <w:rFonts w:ascii="Times New Roman" w:hAnsi="Times New Roman"/>
          <w:sz w:val="28"/>
          <w:szCs w:val="28"/>
        </w:rPr>
        <w:t>)</w:t>
      </w:r>
      <w:r>
        <w:rPr>
          <w:rFonts w:ascii="Times New Roman" w:hAnsi="Times New Roman" w:hint="eastAsia"/>
          <w:sz w:val="28"/>
          <w:szCs w:val="28"/>
        </w:rPr>
        <w:t>、逻辑分支数目繁多，对于程序在编译时出现的错误的解决相对容易，然而不易解决的是运行时错误和程序内部逻辑错误。上面的错误分别会导致程序可能在</w:t>
      </w:r>
      <w:r>
        <w:rPr>
          <w:rFonts w:ascii="Times New Roman" w:hAnsi="Times New Roman" w:hint="eastAsia"/>
          <w:sz w:val="28"/>
          <w:szCs w:val="28"/>
        </w:rPr>
        <w:t>botzone</w:t>
      </w:r>
      <w:r>
        <w:rPr>
          <w:rFonts w:ascii="Times New Roman" w:hAnsi="Times New Roman" w:hint="eastAsia"/>
          <w:sz w:val="28"/>
          <w:szCs w:val="28"/>
        </w:rPr>
        <w:t>中输出非法值、程序能够正常运行，但是程序的棋力性能极其差劲，即程序着棋时输出大量极其低劣的棋步。为了解决上面的问题，我们在程序中加入了大量的断言和异常捕获，增强程序的健壮性，并且能够在程序异常时定位程序错误的原因和位置；并在主程序中加入了输出到</w:t>
      </w:r>
      <w:r>
        <w:rPr>
          <w:rFonts w:ascii="Times New Roman" w:hAnsi="Times New Roman" w:hint="eastAsia"/>
          <w:sz w:val="28"/>
          <w:szCs w:val="28"/>
        </w:rPr>
        <w:t>botzone</w:t>
      </w:r>
      <w:r>
        <w:rPr>
          <w:rFonts w:ascii="Times New Roman" w:hAnsi="Times New Roman" w:hint="eastAsia"/>
          <w:sz w:val="28"/>
          <w:szCs w:val="28"/>
        </w:rPr>
        <w:t>平台上用于</w:t>
      </w:r>
      <w:r>
        <w:rPr>
          <w:rFonts w:ascii="Times New Roman" w:hAnsi="Times New Roman" w:hint="eastAsia"/>
          <w:sz w:val="28"/>
          <w:szCs w:val="28"/>
        </w:rPr>
        <w:lastRenderedPageBreak/>
        <w:t>调试、展现当前程序所计算出各个棋步详细信息</w:t>
      </w:r>
      <w:r>
        <w:rPr>
          <w:rFonts w:ascii="Times New Roman" w:hAnsi="Times New Roman" w:hint="eastAsia"/>
          <w:sz w:val="28"/>
          <w:szCs w:val="28"/>
        </w:rPr>
        <w:t>(</w:t>
      </w:r>
      <w:r>
        <w:rPr>
          <w:rFonts w:ascii="Times New Roman" w:hAnsi="Times New Roman" w:hint="eastAsia"/>
          <w:sz w:val="28"/>
          <w:szCs w:val="28"/>
        </w:rPr>
        <w:t>得分、着法数、着法分类</w:t>
      </w:r>
      <w:r>
        <w:rPr>
          <w:rFonts w:ascii="Times New Roman" w:hAnsi="Times New Roman"/>
          <w:sz w:val="28"/>
          <w:szCs w:val="28"/>
        </w:rPr>
        <w:t>)</w:t>
      </w:r>
      <w:r>
        <w:rPr>
          <w:rFonts w:ascii="Times New Roman" w:hAnsi="Times New Roman" w:hint="eastAsia"/>
          <w:sz w:val="28"/>
          <w:szCs w:val="28"/>
        </w:rPr>
        <w:t>的</w:t>
      </w:r>
      <w:r>
        <w:rPr>
          <w:rFonts w:ascii="Times New Roman" w:hAnsi="Times New Roman" w:hint="eastAsia"/>
          <w:sz w:val="28"/>
          <w:szCs w:val="28"/>
        </w:rPr>
        <w:t>Json</w:t>
      </w:r>
      <w:r>
        <w:rPr>
          <w:rFonts w:ascii="Times New Roman" w:hAnsi="Times New Roman" w:hint="eastAsia"/>
          <w:sz w:val="28"/>
          <w:szCs w:val="28"/>
        </w:rPr>
        <w:t>，以便于我们进行进一步调试。此外，我们在部分调试修改的过程中使用了</w:t>
      </w:r>
      <w:r w:rsidR="00F17046">
        <w:rPr>
          <w:rFonts w:ascii="Times New Roman" w:hAnsi="Times New Roman" w:hint="eastAsia"/>
          <w:sz w:val="28"/>
          <w:szCs w:val="28"/>
        </w:rPr>
        <w:t>AI</w:t>
      </w:r>
      <w:r w:rsidR="00F17046">
        <w:rPr>
          <w:rFonts w:ascii="Times New Roman" w:hAnsi="Times New Roman" w:hint="eastAsia"/>
          <w:sz w:val="28"/>
          <w:szCs w:val="28"/>
        </w:rPr>
        <w:t>辅助，在此基础上进一步纠错审查。</w:t>
      </w:r>
    </w:p>
    <w:p w14:paraId="13507AA0" w14:textId="038E5A6A" w:rsidR="00F17046" w:rsidRDefault="00F17046" w:rsidP="00F17046">
      <w:pPr>
        <w:rPr>
          <w:rFonts w:ascii="Times New Roman" w:hAnsi="Times New Roman"/>
          <w:sz w:val="28"/>
          <w:szCs w:val="28"/>
        </w:rPr>
      </w:pPr>
      <w:r>
        <w:rPr>
          <w:rFonts w:ascii="Times New Roman" w:hAnsi="Times New Roman"/>
          <w:sz w:val="28"/>
          <w:szCs w:val="28"/>
        </w:rPr>
        <w:t>4</w:t>
      </w:r>
      <w:r w:rsidR="00E43AAE">
        <w:rPr>
          <w:rFonts w:ascii="Times New Roman" w:hAnsi="Times New Roman" w:hint="eastAsia"/>
          <w:sz w:val="28"/>
          <w:szCs w:val="28"/>
        </w:rPr>
        <w:t>.1</w:t>
      </w:r>
      <w:r w:rsidR="00E43AAE">
        <w:rPr>
          <w:rFonts w:ascii="Times New Roman" w:hAnsi="Times New Roman"/>
          <w:sz w:val="28"/>
          <w:szCs w:val="28"/>
        </w:rPr>
        <w:t xml:space="preserve">.4 </w:t>
      </w:r>
      <w:r w:rsidR="00E43AAE">
        <w:rPr>
          <w:rFonts w:ascii="Times New Roman" w:hAnsi="Times New Roman" w:hint="eastAsia"/>
          <w:sz w:val="28"/>
          <w:szCs w:val="28"/>
        </w:rPr>
        <w:t>数据结构</w:t>
      </w:r>
      <w:r>
        <w:rPr>
          <w:rFonts w:ascii="Times New Roman" w:hAnsi="Times New Roman" w:hint="eastAsia"/>
          <w:sz w:val="28"/>
          <w:szCs w:val="28"/>
        </w:rPr>
        <w:t>问题</w:t>
      </w:r>
    </w:p>
    <w:p w14:paraId="44C3201B" w14:textId="04BE80DB" w:rsidR="00C63113" w:rsidRDefault="00E43AAE" w:rsidP="0073247E">
      <w:pPr>
        <w:ind w:firstLine="570"/>
        <w:rPr>
          <w:rFonts w:ascii="Times New Roman" w:hAnsi="Times New Roman"/>
          <w:sz w:val="28"/>
          <w:szCs w:val="28"/>
        </w:rPr>
      </w:pPr>
      <w:r>
        <w:rPr>
          <w:rFonts w:ascii="Times New Roman" w:hAnsi="Times New Roman" w:hint="eastAsia"/>
          <w:sz w:val="28"/>
          <w:szCs w:val="28"/>
        </w:rPr>
        <w:t>“程序</w:t>
      </w:r>
      <w:r>
        <w:rPr>
          <w:rFonts w:ascii="Times New Roman" w:hAnsi="Times New Roman" w:hint="eastAsia"/>
          <w:sz w:val="28"/>
          <w:szCs w:val="28"/>
        </w:rPr>
        <w:t xml:space="preserve"> </w:t>
      </w:r>
      <w:r>
        <w:rPr>
          <w:rFonts w:ascii="Times New Roman" w:hAnsi="Times New Roman"/>
          <w:sz w:val="28"/>
          <w:szCs w:val="28"/>
        </w:rPr>
        <w:t xml:space="preserve">= </w:t>
      </w:r>
      <w:r>
        <w:rPr>
          <w:rFonts w:ascii="Times New Roman" w:hAnsi="Times New Roman" w:hint="eastAsia"/>
          <w:sz w:val="28"/>
          <w:szCs w:val="28"/>
        </w:rPr>
        <w:t>算法</w:t>
      </w:r>
      <w:r>
        <w:rPr>
          <w:rFonts w:ascii="Times New Roman" w:hAnsi="Times New Roman" w:hint="eastAsia"/>
          <w:sz w:val="28"/>
          <w:szCs w:val="28"/>
        </w:rPr>
        <w:t xml:space="preserve"> </w:t>
      </w:r>
      <w:r>
        <w:rPr>
          <w:rFonts w:ascii="Times New Roman" w:hAnsi="Times New Roman"/>
          <w:sz w:val="28"/>
          <w:szCs w:val="28"/>
        </w:rPr>
        <w:t xml:space="preserve">+ </w:t>
      </w:r>
      <w:r>
        <w:rPr>
          <w:rFonts w:ascii="Times New Roman" w:hAnsi="Times New Roman" w:hint="eastAsia"/>
          <w:sz w:val="28"/>
          <w:szCs w:val="28"/>
        </w:rPr>
        <w:t>数据结构”，</w:t>
      </w:r>
      <w:r>
        <w:rPr>
          <w:rFonts w:ascii="Times New Roman" w:hAnsi="Times New Roman" w:hint="eastAsia"/>
          <w:sz w:val="28"/>
          <w:szCs w:val="28"/>
        </w:rPr>
        <w:t>Nikilaus</w:t>
      </w:r>
      <w:r>
        <w:rPr>
          <w:rFonts w:ascii="Times New Roman" w:hAnsi="Times New Roman"/>
          <w:sz w:val="28"/>
          <w:szCs w:val="28"/>
        </w:rPr>
        <w:t xml:space="preserve"> </w:t>
      </w:r>
      <w:r>
        <w:rPr>
          <w:rFonts w:ascii="Times New Roman" w:hAnsi="Times New Roman" w:hint="eastAsia"/>
          <w:sz w:val="28"/>
          <w:szCs w:val="28"/>
        </w:rPr>
        <w:t>Wirth</w:t>
      </w:r>
      <w:r>
        <w:rPr>
          <w:rFonts w:ascii="Times New Roman" w:hAnsi="Times New Roman" w:hint="eastAsia"/>
          <w:sz w:val="28"/>
          <w:szCs w:val="28"/>
        </w:rPr>
        <w:t>的名言指明，在程序构建中，数据结构同样起到举足轻重的作用。</w:t>
      </w:r>
      <w:r w:rsidR="0073247E">
        <w:rPr>
          <w:rFonts w:ascii="Times New Roman" w:hAnsi="Times New Roman" w:hint="eastAsia"/>
          <w:sz w:val="28"/>
          <w:szCs w:val="28"/>
        </w:rPr>
        <w:t>那么，应该如何使用合理的数据结构？本程序又是如何使用数据结构的？</w:t>
      </w:r>
      <w:r>
        <w:rPr>
          <w:rFonts w:ascii="Times New Roman" w:hAnsi="Times New Roman" w:hint="eastAsia"/>
          <w:sz w:val="28"/>
          <w:szCs w:val="28"/>
        </w:rPr>
        <w:t>本程序使用哈希表、键值对</w:t>
      </w:r>
      <w:r>
        <w:rPr>
          <w:rFonts w:ascii="Times New Roman" w:hAnsi="Times New Roman" w:hint="eastAsia"/>
          <w:sz w:val="28"/>
          <w:szCs w:val="28"/>
        </w:rPr>
        <w:t>(</w:t>
      </w:r>
      <w:r>
        <w:rPr>
          <w:rFonts w:ascii="Times New Roman" w:hAnsi="Times New Roman"/>
          <w:sz w:val="28"/>
          <w:szCs w:val="28"/>
        </w:rPr>
        <w:t>C++ STL map</w:t>
      </w:r>
      <w:r w:rsidR="0073247E">
        <w:rPr>
          <w:rFonts w:ascii="Times New Roman" w:hAnsi="Times New Roman"/>
          <w:sz w:val="28"/>
          <w:szCs w:val="28"/>
        </w:rPr>
        <w:t xml:space="preserve"> </w:t>
      </w:r>
      <w:r w:rsidR="0073247E">
        <w:rPr>
          <w:rFonts w:ascii="Times New Roman" w:hAnsi="Times New Roman" w:hint="eastAsia"/>
          <w:sz w:val="28"/>
          <w:szCs w:val="28"/>
        </w:rPr>
        <w:t>字符到棋子的映射</w:t>
      </w:r>
      <w:r>
        <w:rPr>
          <w:rFonts w:ascii="Times New Roman" w:hAnsi="Times New Roman"/>
          <w:sz w:val="28"/>
          <w:szCs w:val="28"/>
        </w:rPr>
        <w:t>)</w:t>
      </w:r>
      <w:r>
        <w:rPr>
          <w:rFonts w:ascii="Times New Roman" w:hAnsi="Times New Roman" w:hint="eastAsia"/>
          <w:sz w:val="28"/>
          <w:szCs w:val="28"/>
        </w:rPr>
        <w:t>、队列</w:t>
      </w:r>
      <w:r>
        <w:rPr>
          <w:rFonts w:ascii="Times New Roman" w:hAnsi="Times New Roman"/>
          <w:sz w:val="28"/>
          <w:szCs w:val="28"/>
        </w:rPr>
        <w:t>(C++ STL vector</w:t>
      </w:r>
      <w:r>
        <w:rPr>
          <w:rFonts w:ascii="Times New Roman" w:hAnsi="Times New Roman" w:hint="eastAsia"/>
          <w:sz w:val="28"/>
          <w:szCs w:val="28"/>
        </w:rPr>
        <w:t>模拟</w:t>
      </w:r>
      <w:r w:rsidR="0073247E">
        <w:rPr>
          <w:rFonts w:ascii="Times New Roman" w:hAnsi="Times New Roman" w:hint="eastAsia"/>
          <w:sz w:val="28"/>
          <w:szCs w:val="28"/>
        </w:rPr>
        <w:t>，如程序中着法排序形成的队列</w:t>
      </w:r>
      <w:r>
        <w:rPr>
          <w:rFonts w:ascii="Times New Roman" w:hAnsi="Times New Roman"/>
          <w:sz w:val="28"/>
          <w:szCs w:val="28"/>
        </w:rPr>
        <w:t>)</w:t>
      </w:r>
      <w:r>
        <w:rPr>
          <w:rFonts w:ascii="Times New Roman" w:hAnsi="Times New Roman" w:hint="eastAsia"/>
          <w:sz w:val="28"/>
          <w:szCs w:val="28"/>
        </w:rPr>
        <w:t>、栈</w:t>
      </w:r>
      <w:r>
        <w:rPr>
          <w:rFonts w:ascii="Times New Roman" w:hAnsi="Times New Roman" w:hint="eastAsia"/>
          <w:sz w:val="28"/>
          <w:szCs w:val="28"/>
        </w:rPr>
        <w:t>(</w:t>
      </w:r>
      <w:r>
        <w:rPr>
          <w:rFonts w:ascii="Times New Roman" w:hAnsi="Times New Roman"/>
          <w:sz w:val="28"/>
          <w:szCs w:val="28"/>
        </w:rPr>
        <w:t xml:space="preserve">C++ STL vector </w:t>
      </w:r>
      <w:r>
        <w:rPr>
          <w:rFonts w:ascii="Times New Roman" w:hAnsi="Times New Roman" w:hint="eastAsia"/>
          <w:sz w:val="28"/>
          <w:szCs w:val="28"/>
        </w:rPr>
        <w:t>模拟</w:t>
      </w:r>
      <w:r w:rsidR="0073247E">
        <w:rPr>
          <w:rFonts w:ascii="Times New Roman" w:hAnsi="Times New Roman" w:hint="eastAsia"/>
          <w:sz w:val="28"/>
          <w:szCs w:val="28"/>
        </w:rPr>
        <w:t>，如程序中</w:t>
      </w:r>
      <w:r w:rsidR="0073247E">
        <w:rPr>
          <w:rFonts w:ascii="Times New Roman" w:hAnsi="Times New Roman" w:hint="eastAsia"/>
          <w:sz w:val="28"/>
          <w:szCs w:val="28"/>
        </w:rPr>
        <w:t>state</w:t>
      </w:r>
      <w:r w:rsidR="0073247E">
        <w:rPr>
          <w:rFonts w:ascii="Times New Roman" w:hAnsi="Times New Roman" w:hint="eastAsia"/>
          <w:sz w:val="28"/>
          <w:szCs w:val="28"/>
        </w:rPr>
        <w:t>模拟状态栈</w:t>
      </w:r>
      <w:r>
        <w:rPr>
          <w:rFonts w:ascii="Times New Roman" w:hAnsi="Times New Roman"/>
          <w:sz w:val="28"/>
          <w:szCs w:val="28"/>
        </w:rPr>
        <w:t>)</w:t>
      </w:r>
      <w:r w:rsidR="0073247E">
        <w:rPr>
          <w:rFonts w:ascii="Times New Roman" w:hAnsi="Times New Roman" w:hint="eastAsia"/>
          <w:sz w:val="28"/>
          <w:szCs w:val="28"/>
        </w:rPr>
        <w:t>，这些结构既让算法易于实现，也提高了程序的性能。</w:t>
      </w:r>
    </w:p>
    <w:p w14:paraId="278DC4AA" w14:textId="5FCD443A" w:rsidR="0073247E" w:rsidRDefault="0073247E" w:rsidP="007C6F0C">
      <w:pPr>
        <w:ind w:firstLine="570"/>
        <w:rPr>
          <w:rFonts w:ascii="Times New Roman" w:hAnsi="Times New Roman"/>
          <w:sz w:val="28"/>
          <w:szCs w:val="28"/>
        </w:rPr>
      </w:pPr>
      <w:r>
        <w:rPr>
          <w:rFonts w:ascii="Times New Roman" w:hAnsi="Times New Roman" w:hint="eastAsia"/>
          <w:sz w:val="28"/>
          <w:szCs w:val="28"/>
        </w:rPr>
        <w:t>另外，本程序大量使用引用</w:t>
      </w:r>
      <w:r>
        <w:rPr>
          <w:rFonts w:ascii="Times New Roman" w:hAnsi="Times New Roman" w:hint="eastAsia"/>
          <w:sz w:val="28"/>
          <w:szCs w:val="28"/>
        </w:rPr>
        <w:t>/</w:t>
      </w:r>
      <w:r>
        <w:rPr>
          <w:rFonts w:ascii="Times New Roman" w:hAnsi="Times New Roman" w:hint="eastAsia"/>
          <w:sz w:val="28"/>
          <w:szCs w:val="28"/>
        </w:rPr>
        <w:t>指针传递形参，在数据结构上避免了大量无用的内存拷贝开销。在构建、遍历“搜素树”时，本程序将着法作为向下搜素的边，</w:t>
      </w:r>
      <w:r>
        <w:rPr>
          <w:rFonts w:ascii="Times New Roman" w:hAnsi="Times New Roman" w:hint="eastAsia"/>
          <w:sz w:val="28"/>
          <w:szCs w:val="28"/>
        </w:rPr>
        <w:t>(</w:t>
      </w:r>
      <w:r>
        <w:rPr>
          <w:rFonts w:ascii="Times New Roman" w:hAnsi="Times New Roman" w:hint="eastAsia"/>
          <w:sz w:val="28"/>
          <w:szCs w:val="28"/>
        </w:rPr>
        <w:t>相应的，每次回溯时</w:t>
      </w:r>
      <w:r w:rsidR="007C6F0C">
        <w:rPr>
          <w:rFonts w:ascii="Times New Roman" w:hAnsi="Times New Roman" w:hint="eastAsia"/>
          <w:sz w:val="28"/>
          <w:szCs w:val="28"/>
        </w:rPr>
        <w:t>作为向上返回的反向边</w:t>
      </w:r>
      <w:r>
        <w:rPr>
          <w:rFonts w:ascii="Times New Roman" w:hAnsi="Times New Roman"/>
          <w:sz w:val="28"/>
          <w:szCs w:val="28"/>
        </w:rPr>
        <w:t>)</w:t>
      </w:r>
      <w:r w:rsidR="007C6F0C">
        <w:rPr>
          <w:rFonts w:ascii="Times New Roman" w:hAnsi="Times New Roman" w:hint="eastAsia"/>
          <w:sz w:val="28"/>
          <w:szCs w:val="28"/>
        </w:rPr>
        <w:t>，</w:t>
      </w:r>
    </w:p>
    <w:p w14:paraId="5A5090BB" w14:textId="4DDC22B5" w:rsidR="007C6F0C" w:rsidRDefault="007C6F0C" w:rsidP="007C6F0C">
      <w:pPr>
        <w:rPr>
          <w:rFonts w:ascii="Times New Roman" w:hAnsi="Times New Roman"/>
          <w:sz w:val="28"/>
          <w:szCs w:val="28"/>
        </w:rPr>
      </w:pPr>
      <w:r>
        <w:rPr>
          <w:rFonts w:ascii="Times New Roman" w:hAnsi="Times New Roman" w:hint="eastAsia"/>
          <w:sz w:val="28"/>
          <w:szCs w:val="28"/>
        </w:rPr>
        <w:t>在单例棋盘状态类的状态栈中运行某一着法和撤销某一着法，使得程序开销极低，不需要每次存储当前棋盘状态造成额外开销。</w:t>
      </w:r>
    </w:p>
    <w:p w14:paraId="7BBE53C6" w14:textId="63C85208" w:rsidR="00875EFC" w:rsidRDefault="00E43AAE" w:rsidP="00F826E9">
      <w:pPr>
        <w:rPr>
          <w:rFonts w:ascii="Times New Roman" w:hAnsi="Times New Roman"/>
          <w:sz w:val="28"/>
          <w:szCs w:val="28"/>
        </w:rPr>
      </w:pPr>
      <w:r>
        <w:rPr>
          <w:rFonts w:ascii="Times New Roman" w:hAnsi="Times New Roman"/>
          <w:sz w:val="28"/>
          <w:szCs w:val="28"/>
        </w:rPr>
        <w:t>4.1.</w:t>
      </w:r>
      <w:r w:rsidR="00875EFC">
        <w:rPr>
          <w:rFonts w:ascii="Times New Roman" w:hAnsi="Times New Roman" w:hint="eastAsia"/>
          <w:sz w:val="28"/>
          <w:szCs w:val="28"/>
        </w:rPr>
        <w:t>5</w:t>
      </w:r>
      <w:r>
        <w:rPr>
          <w:rFonts w:ascii="Times New Roman" w:hAnsi="Times New Roman"/>
          <w:sz w:val="28"/>
          <w:szCs w:val="28"/>
        </w:rPr>
        <w:t xml:space="preserve"> </w:t>
      </w:r>
      <w:r w:rsidR="00875EFC">
        <w:rPr>
          <w:rFonts w:ascii="Times New Roman" w:hAnsi="Times New Roman" w:hint="eastAsia"/>
          <w:sz w:val="28"/>
          <w:szCs w:val="28"/>
        </w:rPr>
        <w:t>项目协作构建问题</w:t>
      </w:r>
    </w:p>
    <w:p w14:paraId="31D452E0" w14:textId="5D017856" w:rsidR="00F826E9" w:rsidRDefault="00F60DDB" w:rsidP="00C63113">
      <w:pPr>
        <w:ind w:firstLine="570"/>
        <w:rPr>
          <w:rFonts w:ascii="Times New Roman" w:hAnsi="Times New Roman"/>
          <w:sz w:val="28"/>
          <w:szCs w:val="28"/>
        </w:rPr>
      </w:pPr>
      <w:r>
        <w:rPr>
          <w:rFonts w:ascii="Times New Roman" w:hAnsi="Times New Roman" w:hint="eastAsia"/>
          <w:sz w:val="28"/>
          <w:szCs w:val="28"/>
        </w:rPr>
        <w:t>在编写项目的过程中，</w:t>
      </w:r>
      <w:r w:rsidR="00C63113">
        <w:rPr>
          <w:rFonts w:ascii="Times New Roman" w:hAnsi="Times New Roman" w:hint="eastAsia"/>
          <w:sz w:val="28"/>
          <w:szCs w:val="28"/>
        </w:rPr>
        <w:t>如何协调进度？如何对同一工作区内的相同文件进行修改和版本管理？我们使用了</w:t>
      </w:r>
      <w:r w:rsidR="00C63113">
        <w:rPr>
          <w:rFonts w:ascii="Times New Roman" w:hAnsi="Times New Roman" w:hint="eastAsia"/>
          <w:sz w:val="28"/>
          <w:szCs w:val="28"/>
        </w:rPr>
        <w:t>Vscode</w:t>
      </w:r>
      <w:r w:rsidR="00C63113">
        <w:rPr>
          <w:rFonts w:ascii="Times New Roman" w:hAnsi="Times New Roman"/>
          <w:sz w:val="28"/>
          <w:szCs w:val="28"/>
        </w:rPr>
        <w:t xml:space="preserve"> + </w:t>
      </w:r>
      <w:r w:rsidR="00C63113">
        <w:rPr>
          <w:rFonts w:ascii="Times New Roman" w:hAnsi="Times New Roman" w:hint="eastAsia"/>
          <w:sz w:val="28"/>
          <w:szCs w:val="28"/>
        </w:rPr>
        <w:t>GitHub</w:t>
      </w:r>
      <w:r w:rsidR="00C63113">
        <w:rPr>
          <w:rFonts w:ascii="Times New Roman" w:hAnsi="Times New Roman" w:hint="eastAsia"/>
          <w:sz w:val="28"/>
          <w:szCs w:val="28"/>
        </w:rPr>
        <w:t>代码托管的形式，从而同步推进工作流。</w:t>
      </w:r>
    </w:p>
    <w:p w14:paraId="24D19272" w14:textId="32DC3C68" w:rsidR="00C63113" w:rsidRPr="00C63113" w:rsidRDefault="00C63113" w:rsidP="00C63113">
      <w:pPr>
        <w:ind w:firstLine="570"/>
        <w:rPr>
          <w:rFonts w:ascii="Times New Roman" w:hAnsi="Times New Roman"/>
          <w:sz w:val="28"/>
          <w:szCs w:val="28"/>
        </w:rPr>
      </w:pPr>
      <w:r>
        <w:rPr>
          <w:rFonts w:ascii="Times New Roman" w:hAnsi="Times New Roman" w:hint="eastAsia"/>
          <w:sz w:val="28"/>
          <w:szCs w:val="28"/>
        </w:rPr>
        <w:t>并且，在构建整个项目的全部过程中，我们在线下多次交流和研讨，团结协作，解决了诸多问题。可以说，没有良好的协作与开发模</w:t>
      </w:r>
      <w:r>
        <w:rPr>
          <w:rFonts w:ascii="Times New Roman" w:hAnsi="Times New Roman" w:hint="eastAsia"/>
          <w:sz w:val="28"/>
          <w:szCs w:val="28"/>
        </w:rPr>
        <w:lastRenderedPageBreak/>
        <w:t>式，就没有如今性能和表现良好的项目。</w:t>
      </w:r>
    </w:p>
    <w:p w14:paraId="68948461" w14:textId="24A77BCB" w:rsidR="00F826E9" w:rsidRDefault="00F826E9" w:rsidP="00F826E9">
      <w:pPr>
        <w:rPr>
          <w:rFonts w:ascii="Times New Roman" w:hAnsi="Times New Roman"/>
          <w:sz w:val="28"/>
          <w:szCs w:val="28"/>
        </w:rPr>
      </w:pPr>
    </w:p>
    <w:p w14:paraId="4F071259" w14:textId="77777777" w:rsidR="00F826E9" w:rsidRDefault="00F826E9" w:rsidP="00F826E9">
      <w:pPr>
        <w:rPr>
          <w:rFonts w:ascii="Times New Roman" w:hAnsi="Times New Roman"/>
          <w:sz w:val="28"/>
          <w:szCs w:val="28"/>
        </w:rPr>
      </w:pPr>
    </w:p>
    <w:p w14:paraId="204E531A" w14:textId="02EE86D7" w:rsidR="00F826E9" w:rsidRDefault="00F826E9" w:rsidP="00F826E9">
      <w:pPr>
        <w:rPr>
          <w:rFonts w:ascii="Times New Roman" w:hAnsi="Times New Roman"/>
          <w:sz w:val="28"/>
          <w:szCs w:val="28"/>
        </w:rPr>
      </w:pPr>
      <w:r>
        <w:rPr>
          <w:rFonts w:ascii="Times New Roman" w:hAnsi="Times New Roman" w:hint="eastAsia"/>
          <w:sz w:val="28"/>
          <w:szCs w:val="28"/>
        </w:rPr>
        <w:t>4</w:t>
      </w:r>
      <w:r>
        <w:rPr>
          <w:rFonts w:ascii="Times New Roman" w:hAnsi="Times New Roman"/>
          <w:sz w:val="28"/>
          <w:szCs w:val="28"/>
        </w:rPr>
        <w:t xml:space="preserve">.2 </w:t>
      </w:r>
      <w:r>
        <w:rPr>
          <w:rFonts w:ascii="Times New Roman" w:hAnsi="Times New Roman" w:hint="eastAsia"/>
          <w:sz w:val="28"/>
          <w:szCs w:val="28"/>
        </w:rPr>
        <w:t>对本程序的评价与反思</w:t>
      </w:r>
    </w:p>
    <w:p w14:paraId="4BEC4D0C" w14:textId="77777777" w:rsidR="00F17046" w:rsidRDefault="00F17046" w:rsidP="00F17046">
      <w:pPr>
        <w:ind w:firstLineChars="200" w:firstLine="560"/>
        <w:rPr>
          <w:rFonts w:ascii="Times New Roman" w:hAnsi="Times New Roman"/>
          <w:sz w:val="28"/>
          <w:szCs w:val="28"/>
        </w:rPr>
      </w:pPr>
      <w:r w:rsidRPr="00F17046">
        <w:rPr>
          <w:rFonts w:ascii="Times New Roman" w:hAnsi="Times New Roman"/>
          <w:sz w:val="28"/>
          <w:szCs w:val="28"/>
        </w:rPr>
        <w:t>本程序整体上已经形成了较为完整的中国象棋博弈</w:t>
      </w:r>
      <w:r w:rsidRPr="00F17046">
        <w:rPr>
          <w:rFonts w:ascii="Times New Roman" w:hAnsi="Times New Roman"/>
          <w:sz w:val="28"/>
          <w:szCs w:val="28"/>
        </w:rPr>
        <w:t xml:space="preserve"> AI </w:t>
      </w:r>
      <w:r w:rsidRPr="00F17046">
        <w:rPr>
          <w:rFonts w:ascii="Times New Roman" w:hAnsi="Times New Roman"/>
          <w:sz w:val="28"/>
          <w:szCs w:val="28"/>
        </w:rPr>
        <w:t>框架，能够将</w:t>
      </w:r>
      <w:r w:rsidRPr="00F17046">
        <w:rPr>
          <w:rFonts w:ascii="Times New Roman" w:hAnsi="Times New Roman"/>
          <w:sz w:val="28"/>
          <w:szCs w:val="28"/>
        </w:rPr>
        <w:t xml:space="preserve"> Botzone </w:t>
      </w:r>
      <w:r w:rsidRPr="00F17046">
        <w:rPr>
          <w:rFonts w:ascii="Times New Roman" w:hAnsi="Times New Roman"/>
          <w:sz w:val="28"/>
          <w:szCs w:val="28"/>
        </w:rPr>
        <w:t>平台输入的历史走法恢复为当前棋局，再通过合法着法生成、局面价值评估、博弈树搜索和最优着法筛选完成自动走棋决策。程序的优点在于结构分层比较清晰：</w:t>
      </w:r>
      <w:r w:rsidRPr="00F17046">
        <w:rPr>
          <w:rFonts w:ascii="Times New Roman" w:hAnsi="Times New Roman"/>
          <w:sz w:val="28"/>
          <w:szCs w:val="28"/>
        </w:rPr>
        <w:t xml:space="preserve">Chess </w:t>
      </w:r>
      <w:r w:rsidRPr="00F17046">
        <w:rPr>
          <w:rFonts w:ascii="Times New Roman" w:hAnsi="Times New Roman"/>
          <w:sz w:val="28"/>
          <w:szCs w:val="28"/>
        </w:rPr>
        <w:t>类负责棋盘状态、规则判断、合法着法生成和落子回溯；</w:t>
      </w:r>
      <w:r w:rsidRPr="00F17046">
        <w:rPr>
          <w:rFonts w:ascii="Times New Roman" w:hAnsi="Times New Roman"/>
          <w:sz w:val="28"/>
          <w:szCs w:val="28"/>
        </w:rPr>
        <w:t xml:space="preserve">EvalRecord </w:t>
      </w:r>
      <w:r w:rsidRPr="00F17046">
        <w:rPr>
          <w:rFonts w:ascii="Times New Roman" w:hAnsi="Times New Roman"/>
          <w:sz w:val="28"/>
          <w:szCs w:val="28"/>
        </w:rPr>
        <w:t>类集中完成中残局阶段权重、静态局面评估、动态控制力评估、特殊棋型惩罚和着法初步评分；</w:t>
      </w:r>
      <w:r w:rsidRPr="00F17046">
        <w:rPr>
          <w:rFonts w:ascii="Times New Roman" w:hAnsi="Times New Roman"/>
          <w:sz w:val="28"/>
          <w:szCs w:val="28"/>
        </w:rPr>
        <w:t xml:space="preserve">ChessAI </w:t>
      </w:r>
      <w:r w:rsidRPr="00F17046">
        <w:rPr>
          <w:rFonts w:ascii="Times New Roman" w:hAnsi="Times New Roman"/>
          <w:sz w:val="28"/>
          <w:szCs w:val="28"/>
        </w:rPr>
        <w:t>类则负责</w:t>
      </w:r>
      <w:r w:rsidRPr="00F17046">
        <w:rPr>
          <w:rFonts w:ascii="Times New Roman" w:hAnsi="Times New Roman"/>
          <w:sz w:val="28"/>
          <w:szCs w:val="28"/>
        </w:rPr>
        <w:t xml:space="preserve"> PVS</w:t>
      </w:r>
      <w:r w:rsidRPr="00F17046">
        <w:rPr>
          <w:rFonts w:ascii="Times New Roman" w:hAnsi="Times New Roman"/>
          <w:sz w:val="28"/>
          <w:szCs w:val="28"/>
        </w:rPr>
        <w:t>、</w:t>
      </w:r>
      <w:r w:rsidRPr="00F17046">
        <w:rPr>
          <w:rFonts w:ascii="Times New Roman" w:hAnsi="Times New Roman"/>
          <w:sz w:val="28"/>
          <w:szCs w:val="28"/>
        </w:rPr>
        <w:t>Alpha-Beta</w:t>
      </w:r>
      <w:r w:rsidRPr="00F17046">
        <w:rPr>
          <w:rFonts w:ascii="Times New Roman" w:hAnsi="Times New Roman"/>
          <w:sz w:val="28"/>
          <w:szCs w:val="28"/>
        </w:rPr>
        <w:t>、置换表、静态搜索、空步裁剪、</w:t>
      </w:r>
      <w:r w:rsidRPr="00F17046">
        <w:rPr>
          <w:rFonts w:ascii="Times New Roman" w:hAnsi="Times New Roman"/>
          <w:sz w:val="28"/>
          <w:szCs w:val="28"/>
        </w:rPr>
        <w:t>LMR</w:t>
      </w:r>
      <w:r w:rsidRPr="00F17046">
        <w:rPr>
          <w:rFonts w:ascii="Times New Roman" w:hAnsi="Times New Roman"/>
          <w:sz w:val="28"/>
          <w:szCs w:val="28"/>
        </w:rPr>
        <w:t>、杀手着法、迭代加深和时间控制等搜索优化。这种设计使程序不仅能依靠子力价值判断局面，还能进一步考虑棋子位置、控制力、攻防关系、受威胁状态和特殊危险棋型，因此相比简单的随机走棋或纯子力评估程序，具有更强的实战针对性和更高的搜索效率。尤其是开局库、</w:t>
      </w:r>
      <w:r w:rsidRPr="00F17046">
        <w:rPr>
          <w:rFonts w:ascii="Times New Roman" w:hAnsi="Times New Roman"/>
          <w:sz w:val="28"/>
          <w:szCs w:val="28"/>
        </w:rPr>
        <w:t>Zobrist Hash</w:t>
      </w:r>
      <w:r w:rsidRPr="00F17046">
        <w:rPr>
          <w:rFonts w:ascii="Times New Roman" w:hAnsi="Times New Roman"/>
          <w:sz w:val="28"/>
          <w:szCs w:val="28"/>
        </w:rPr>
        <w:t>、</w:t>
      </w:r>
      <w:r w:rsidRPr="00F17046">
        <w:rPr>
          <w:rFonts w:ascii="Times New Roman" w:hAnsi="Times New Roman"/>
          <w:sz w:val="28"/>
          <w:szCs w:val="28"/>
        </w:rPr>
        <w:t>Transposition Table</w:t>
      </w:r>
      <w:r w:rsidRPr="00F17046">
        <w:rPr>
          <w:rFonts w:ascii="Times New Roman" w:hAnsi="Times New Roman"/>
          <w:sz w:val="28"/>
          <w:szCs w:val="28"/>
        </w:rPr>
        <w:t>、</w:t>
      </w:r>
      <w:r w:rsidRPr="00F17046">
        <w:rPr>
          <w:rFonts w:ascii="Times New Roman" w:hAnsi="Times New Roman"/>
          <w:sz w:val="28"/>
          <w:szCs w:val="28"/>
        </w:rPr>
        <w:t>Fail-Soft PVS</w:t>
      </w:r>
      <w:r w:rsidRPr="00F17046">
        <w:rPr>
          <w:rFonts w:ascii="Times New Roman" w:hAnsi="Times New Roman"/>
          <w:sz w:val="28"/>
          <w:szCs w:val="28"/>
        </w:rPr>
        <w:t>、</w:t>
      </w:r>
      <w:r w:rsidRPr="00F17046">
        <w:rPr>
          <w:rFonts w:ascii="Times New Roman" w:hAnsi="Times New Roman"/>
          <w:sz w:val="28"/>
          <w:szCs w:val="28"/>
        </w:rPr>
        <w:t xml:space="preserve">Quiescence Search </w:t>
      </w:r>
      <w:r w:rsidRPr="00F17046">
        <w:rPr>
          <w:rFonts w:ascii="Times New Roman" w:hAnsi="Times New Roman"/>
          <w:sz w:val="28"/>
          <w:szCs w:val="28"/>
        </w:rPr>
        <w:t>等技术的加入，使程序能够在</w:t>
      </w:r>
      <w:r w:rsidRPr="00F17046">
        <w:rPr>
          <w:rFonts w:ascii="Times New Roman" w:hAnsi="Times New Roman"/>
          <w:sz w:val="28"/>
          <w:szCs w:val="28"/>
        </w:rPr>
        <w:t xml:space="preserve"> Botzone </w:t>
      </w:r>
      <w:r w:rsidRPr="00F17046">
        <w:rPr>
          <w:rFonts w:ascii="Times New Roman" w:hAnsi="Times New Roman"/>
          <w:sz w:val="28"/>
          <w:szCs w:val="28"/>
        </w:rPr>
        <w:t>有限时间内尽可能减少重复搜索、降低无效分支数量，并提高候选着法排序质量，从而更快找到较优走法。</w:t>
      </w:r>
    </w:p>
    <w:p w14:paraId="211011D4" w14:textId="776FA7E4" w:rsidR="00F17046" w:rsidRDefault="00F17046" w:rsidP="00F17046">
      <w:pPr>
        <w:ind w:firstLineChars="200" w:firstLine="560"/>
        <w:rPr>
          <w:rFonts w:ascii="Times New Roman" w:hAnsi="Times New Roman"/>
          <w:sz w:val="28"/>
          <w:szCs w:val="28"/>
        </w:rPr>
      </w:pPr>
      <w:r w:rsidRPr="00F17046">
        <w:rPr>
          <w:rFonts w:ascii="Times New Roman" w:hAnsi="Times New Roman"/>
          <w:sz w:val="28"/>
          <w:szCs w:val="28"/>
        </w:rPr>
        <w:t>与此同时，程序也存在一些不足和可以改进的地方。首先，评价函数虽然已经综合了多种因素，但各项权重、棋子位置表、动态控制力奖励和特殊棋型惩罚仍主要依赖人工经验调参，</w:t>
      </w:r>
      <w:r w:rsidR="00E53A76">
        <w:rPr>
          <w:rFonts w:ascii="Times New Roman" w:hAnsi="Times New Roman" w:hint="eastAsia"/>
          <w:sz w:val="28"/>
          <w:szCs w:val="28"/>
        </w:rPr>
        <w:t>这些参数</w:t>
      </w:r>
      <w:r w:rsidR="0093651A">
        <w:rPr>
          <w:rFonts w:ascii="Times New Roman" w:hAnsi="Times New Roman" w:hint="eastAsia"/>
          <w:sz w:val="28"/>
          <w:szCs w:val="28"/>
        </w:rPr>
        <w:t>部分</w:t>
      </w:r>
      <w:r w:rsidR="00E53A76">
        <w:rPr>
          <w:rFonts w:ascii="Times New Roman" w:hAnsi="Times New Roman" w:hint="eastAsia"/>
          <w:sz w:val="28"/>
          <w:szCs w:val="28"/>
        </w:rPr>
        <w:t>来源</w:t>
      </w:r>
      <w:r w:rsidR="00E53A76">
        <w:rPr>
          <w:rFonts w:ascii="Times New Roman" w:hAnsi="Times New Roman" w:hint="eastAsia"/>
          <w:sz w:val="28"/>
          <w:szCs w:val="28"/>
        </w:rPr>
        <w:lastRenderedPageBreak/>
        <w:t>于</w:t>
      </w:r>
      <w:r w:rsidR="0093651A">
        <w:rPr>
          <w:rFonts w:ascii="Times New Roman" w:hAnsi="Times New Roman" w:hint="eastAsia"/>
          <w:sz w:val="28"/>
          <w:szCs w:val="28"/>
        </w:rPr>
        <w:t>人为调整和预测、部分来自于公开的学术资源，但是这</w:t>
      </w:r>
      <w:r w:rsidRPr="00F17046">
        <w:rPr>
          <w:rFonts w:ascii="Times New Roman" w:hAnsi="Times New Roman"/>
          <w:sz w:val="28"/>
          <w:szCs w:val="28"/>
        </w:rPr>
        <w:t>缺少大量对局数据或自动化调参结果支撑，</w:t>
      </w:r>
      <w:r w:rsidR="0093651A">
        <w:rPr>
          <w:rFonts w:ascii="Times New Roman" w:hAnsi="Times New Roman" w:hint="eastAsia"/>
          <w:sz w:val="28"/>
          <w:szCs w:val="28"/>
        </w:rPr>
        <w:t>并且某些数据已经“过时”了，</w:t>
      </w:r>
      <w:r w:rsidRPr="00F17046">
        <w:rPr>
          <w:rFonts w:ascii="Times New Roman" w:hAnsi="Times New Roman"/>
          <w:sz w:val="28"/>
          <w:szCs w:val="28"/>
        </w:rPr>
        <w:t>因此在不同局面下可能出现过度重视某类特征或低估长期战略价值的问题。</w:t>
      </w:r>
      <w:r w:rsidR="0093651A">
        <w:rPr>
          <w:rFonts w:ascii="Times New Roman" w:hAnsi="Times New Roman" w:hint="eastAsia"/>
          <w:sz w:val="28"/>
          <w:szCs w:val="28"/>
        </w:rPr>
        <w:t>具体表现为：程序的防守</w:t>
      </w:r>
      <w:r w:rsidR="0093651A">
        <w:rPr>
          <w:rFonts w:ascii="Times New Roman" w:hAnsi="Times New Roman" w:hint="eastAsia"/>
          <w:sz w:val="28"/>
          <w:szCs w:val="28"/>
        </w:rPr>
        <w:t>/</w:t>
      </w:r>
      <w:r w:rsidR="0093651A">
        <w:rPr>
          <w:rFonts w:ascii="Times New Roman" w:hAnsi="Times New Roman" w:hint="eastAsia"/>
          <w:sz w:val="28"/>
          <w:szCs w:val="28"/>
        </w:rPr>
        <w:t>进攻倾向更加显著、对某些潜在风险并不敏感，或者对某种风险过于敏感。</w:t>
      </w:r>
    </w:p>
    <w:p w14:paraId="153DDEB8" w14:textId="48E3CF83" w:rsidR="00F17046" w:rsidRDefault="00F17046" w:rsidP="00F17046">
      <w:pPr>
        <w:ind w:firstLineChars="200" w:firstLine="560"/>
        <w:rPr>
          <w:rFonts w:ascii="Times New Roman" w:hAnsi="Times New Roman"/>
          <w:sz w:val="28"/>
          <w:szCs w:val="28"/>
        </w:rPr>
      </w:pPr>
      <w:r w:rsidRPr="00F17046">
        <w:rPr>
          <w:rFonts w:ascii="Times New Roman" w:hAnsi="Times New Roman"/>
          <w:sz w:val="28"/>
          <w:szCs w:val="28"/>
        </w:rPr>
        <w:t>其次，搜索算法虽然加入了多种剪枝优化，但整体复杂度仍然较高，面对分支数较大的中盘复杂局面时，搜索深度和稳定性仍受时间限制影响明显；空步裁剪、</w:t>
      </w:r>
      <w:r w:rsidRPr="00F17046">
        <w:rPr>
          <w:rFonts w:ascii="Times New Roman" w:hAnsi="Times New Roman"/>
          <w:sz w:val="28"/>
          <w:szCs w:val="28"/>
        </w:rPr>
        <w:t xml:space="preserve">LMR </w:t>
      </w:r>
      <w:r w:rsidRPr="00F17046">
        <w:rPr>
          <w:rFonts w:ascii="Times New Roman" w:hAnsi="Times New Roman"/>
          <w:sz w:val="28"/>
          <w:szCs w:val="28"/>
        </w:rPr>
        <w:t>等激进剪枝技术如果条件设置不够精细，也可能在战术局面中误剪关键变化。</w:t>
      </w:r>
      <w:r w:rsidR="0093651A">
        <w:rPr>
          <w:rFonts w:ascii="Times New Roman" w:hAnsi="Times New Roman" w:hint="eastAsia"/>
          <w:sz w:val="28"/>
          <w:szCs w:val="28"/>
        </w:rPr>
        <w:t>具体表现为：如果</w:t>
      </w:r>
    </w:p>
    <w:p w14:paraId="4A09D9EC" w14:textId="244A5D88" w:rsidR="00F826E9" w:rsidRDefault="00F17046" w:rsidP="00F17046">
      <w:pPr>
        <w:ind w:firstLineChars="200" w:firstLine="560"/>
        <w:rPr>
          <w:rFonts w:ascii="Times New Roman" w:hAnsi="Times New Roman"/>
          <w:sz w:val="28"/>
          <w:szCs w:val="28"/>
        </w:rPr>
      </w:pPr>
      <w:r>
        <w:rPr>
          <w:rFonts w:ascii="Times New Roman" w:hAnsi="Times New Roman" w:hint="eastAsia"/>
          <w:sz w:val="28"/>
          <w:szCs w:val="28"/>
        </w:rPr>
        <w:t>最后</w:t>
      </w:r>
      <w:r w:rsidRPr="00F17046">
        <w:rPr>
          <w:rFonts w:ascii="Times New Roman" w:hAnsi="Times New Roman"/>
          <w:sz w:val="28"/>
          <w:szCs w:val="28"/>
        </w:rPr>
        <w:t>，当前程序的开局库和评估体系更多服务于规则型搜索，并未结合机器学习、蒙特卡罗搜索或自对弈优化，因此程序棋力提升</w:t>
      </w:r>
      <w:r w:rsidR="00E53A76">
        <w:rPr>
          <w:rFonts w:ascii="Times New Roman" w:hAnsi="Times New Roman" w:hint="eastAsia"/>
          <w:sz w:val="28"/>
          <w:szCs w:val="28"/>
        </w:rPr>
        <w:t>仍然需要更有效的算法进行改进。</w:t>
      </w:r>
    </w:p>
    <w:p w14:paraId="65A0F1B5" w14:textId="6A65A10A" w:rsidR="002B1ABE" w:rsidRDefault="002B1ABE" w:rsidP="00F17046">
      <w:pPr>
        <w:ind w:firstLineChars="200" w:firstLine="560"/>
        <w:rPr>
          <w:rFonts w:ascii="Times New Roman" w:hAnsi="Times New Roman"/>
          <w:sz w:val="28"/>
          <w:szCs w:val="28"/>
        </w:rPr>
      </w:pPr>
    </w:p>
    <w:p w14:paraId="548371B2" w14:textId="77777777" w:rsidR="002B1ABE" w:rsidRDefault="002B1ABE" w:rsidP="00B8450C">
      <w:pPr>
        <w:rPr>
          <w:rFonts w:ascii="Times New Roman" w:hAnsi="Times New Roman"/>
          <w:sz w:val="28"/>
          <w:szCs w:val="28"/>
        </w:rPr>
      </w:pPr>
    </w:p>
    <w:p w14:paraId="4529178C" w14:textId="4EDFED3D" w:rsidR="00DD2A7A" w:rsidRDefault="00F826E9" w:rsidP="00875EFC">
      <w:pPr>
        <w:rPr>
          <w:rFonts w:ascii="Times New Roman" w:hAnsi="Times New Roman"/>
          <w:sz w:val="28"/>
          <w:szCs w:val="28"/>
        </w:rPr>
      </w:pPr>
      <w:r>
        <w:rPr>
          <w:rFonts w:ascii="Times New Roman" w:hAnsi="Times New Roman" w:hint="eastAsia"/>
          <w:sz w:val="28"/>
          <w:szCs w:val="28"/>
        </w:rPr>
        <w:t>4</w:t>
      </w:r>
      <w:r>
        <w:rPr>
          <w:rFonts w:ascii="Times New Roman" w:hAnsi="Times New Roman"/>
          <w:sz w:val="28"/>
          <w:szCs w:val="28"/>
        </w:rPr>
        <w:t xml:space="preserve">.3 </w:t>
      </w:r>
      <w:r>
        <w:rPr>
          <w:rFonts w:ascii="Times New Roman" w:hAnsi="Times New Roman" w:hint="eastAsia"/>
          <w:sz w:val="28"/>
          <w:szCs w:val="28"/>
        </w:rPr>
        <w:t>项目收获与经验教训</w:t>
      </w:r>
      <w:bookmarkStart w:id="31" w:name="_Toc69548519"/>
    </w:p>
    <w:p w14:paraId="18B879CC" w14:textId="4F0FD63C" w:rsidR="0059763F" w:rsidRDefault="00B8450C" w:rsidP="0059763F">
      <w:pPr>
        <w:ind w:firstLine="570"/>
        <w:rPr>
          <w:rFonts w:ascii="Times New Roman" w:hAnsi="Times New Roman"/>
          <w:sz w:val="28"/>
          <w:szCs w:val="28"/>
        </w:rPr>
      </w:pPr>
      <w:r>
        <w:rPr>
          <w:rFonts w:ascii="Times New Roman" w:hAnsi="Times New Roman" w:hint="eastAsia"/>
          <w:sz w:val="28"/>
          <w:szCs w:val="28"/>
        </w:rPr>
        <w:t>在经过三周紧张的设计、编码和调试，以及经过一个五一假期的调整和润色，在此期间，我们收获颇多——和</w:t>
      </w:r>
      <w:r>
        <w:rPr>
          <w:rFonts w:ascii="Times New Roman" w:hAnsi="Times New Roman" w:hint="eastAsia"/>
          <w:sz w:val="28"/>
          <w:szCs w:val="28"/>
        </w:rPr>
        <w:t>OJ</w:t>
      </w:r>
      <w:r>
        <w:rPr>
          <w:rFonts w:ascii="Times New Roman" w:hAnsi="Times New Roman" w:hint="eastAsia"/>
          <w:sz w:val="28"/>
          <w:szCs w:val="28"/>
        </w:rPr>
        <w:t>算法题目或是先前的课设项目不同，本程序重在算法和数据结构的设计、分析、构建、优化、调试的全过程。</w:t>
      </w:r>
    </w:p>
    <w:p w14:paraId="106E3DA3" w14:textId="2E6E15BF" w:rsidR="00B8450C" w:rsidRDefault="00B8450C" w:rsidP="0059763F">
      <w:pPr>
        <w:ind w:firstLine="570"/>
        <w:rPr>
          <w:rFonts w:ascii="Times New Roman" w:hAnsi="Times New Roman"/>
          <w:sz w:val="28"/>
          <w:szCs w:val="28"/>
        </w:rPr>
      </w:pPr>
      <w:r>
        <w:rPr>
          <w:rFonts w:ascii="Times New Roman" w:hAnsi="Times New Roman" w:hint="eastAsia"/>
          <w:sz w:val="28"/>
          <w:szCs w:val="28"/>
        </w:rPr>
        <w:t>对我们而言，使用如此繁多的算法，从无到有解决这样一个复杂的问题是前所未有的。我们通过研究网络、学术资源，</w:t>
      </w:r>
      <w:r w:rsidR="0059763F">
        <w:rPr>
          <w:rFonts w:ascii="Times New Roman" w:hAnsi="Times New Roman" w:hint="eastAsia"/>
          <w:sz w:val="28"/>
          <w:szCs w:val="28"/>
        </w:rPr>
        <w:t>使用大量的算法完成整个问题的解决过程。诚然，现在的程序的确还不够完美，但</w:t>
      </w:r>
      <w:r w:rsidR="0059763F">
        <w:rPr>
          <w:rFonts w:ascii="Times New Roman" w:hAnsi="Times New Roman" w:hint="eastAsia"/>
          <w:sz w:val="28"/>
          <w:szCs w:val="28"/>
        </w:rPr>
        <w:lastRenderedPageBreak/>
        <w:t>我们在解决问题的整个过程，尝试了足够丰富的方法，收获了算法和数据结构分析问题、解决问题的能力，让我们对算法和数据结构有更加深入而全面的认识。</w:t>
      </w:r>
    </w:p>
    <w:p w14:paraId="504505FF" w14:textId="0F26A990" w:rsidR="0059763F" w:rsidRDefault="0059763F" w:rsidP="0059763F">
      <w:pPr>
        <w:ind w:firstLine="570"/>
        <w:rPr>
          <w:rFonts w:ascii="Times New Roman" w:hAnsi="Times New Roman"/>
          <w:sz w:val="28"/>
          <w:szCs w:val="28"/>
        </w:rPr>
      </w:pPr>
      <w:r>
        <w:rPr>
          <w:rFonts w:ascii="Times New Roman" w:hAnsi="Times New Roman" w:hint="eastAsia"/>
          <w:sz w:val="28"/>
          <w:szCs w:val="28"/>
        </w:rPr>
        <w:t>千变万化、思绪飞扬，我想这不仅仅是本次课设项目“中国象棋”的特点，更是计算机博弈的魅力所在。</w:t>
      </w:r>
      <w:r w:rsidR="00581703">
        <w:rPr>
          <w:rFonts w:ascii="Times New Roman" w:hAnsi="Times New Roman" w:hint="eastAsia"/>
          <w:sz w:val="28"/>
          <w:szCs w:val="28"/>
        </w:rPr>
        <w:t>本次课设更让我们入门和初步探索计算机博弈相关的实践和理论，让我们看到抽象的数据结构和算法是如何构筑成计算机博弈程序的血肉和灵魂的；本次课设也激发了我们的求知和探索兴趣，拉近了我们所学理论与现实之间的距离——算法和数据结构不是</w:t>
      </w:r>
      <w:r w:rsidR="00581703">
        <w:rPr>
          <w:rFonts w:ascii="Times New Roman" w:hAnsi="Times New Roman" w:hint="eastAsia"/>
          <w:sz w:val="28"/>
          <w:szCs w:val="28"/>
        </w:rPr>
        <w:t>OJ</w:t>
      </w:r>
      <w:r w:rsidR="00581703">
        <w:rPr>
          <w:rFonts w:ascii="Times New Roman" w:hAnsi="Times New Roman" w:hint="eastAsia"/>
          <w:sz w:val="28"/>
          <w:szCs w:val="28"/>
        </w:rPr>
        <w:t>上冰冷的评测试题，而是应用于具体程序之中的引擎；在今天的计算机理论发展中，算法和数据结构更是构成高性能计算方法的根基。</w:t>
      </w:r>
    </w:p>
    <w:p w14:paraId="7C3E3E83" w14:textId="5943A4B2" w:rsidR="0059763F" w:rsidRDefault="0059763F" w:rsidP="0059763F">
      <w:pPr>
        <w:ind w:firstLineChars="200" w:firstLine="560"/>
        <w:rPr>
          <w:rFonts w:ascii="Times New Roman" w:hAnsi="Times New Roman"/>
          <w:sz w:val="28"/>
          <w:szCs w:val="28"/>
        </w:rPr>
      </w:pPr>
      <w:r>
        <w:rPr>
          <w:rFonts w:ascii="Times New Roman" w:hAnsi="Times New Roman" w:hint="eastAsia"/>
          <w:sz w:val="28"/>
          <w:szCs w:val="28"/>
        </w:rPr>
        <w:t>考虑到自身水平问题、课程设计限制、时间要求，本程序避开机器学习及神经网络相关算法，也没有使用</w:t>
      </w:r>
      <w:r>
        <w:rPr>
          <w:rFonts w:ascii="Times New Roman" w:hAnsi="Times New Roman" w:hint="eastAsia"/>
          <w:sz w:val="28"/>
          <w:szCs w:val="28"/>
        </w:rPr>
        <w:t>MCTS</w:t>
      </w:r>
      <w:r>
        <w:rPr>
          <w:rFonts w:ascii="Times New Roman" w:hAnsi="Times New Roman" w:hint="eastAsia"/>
          <w:sz w:val="28"/>
          <w:szCs w:val="28"/>
        </w:rPr>
        <w:t>。这也是对本次课程设计的一种遗憾。</w:t>
      </w:r>
    </w:p>
    <w:p w14:paraId="13122106" w14:textId="13B79816" w:rsidR="00581703" w:rsidRDefault="00581703" w:rsidP="0059763F">
      <w:pPr>
        <w:ind w:firstLineChars="200" w:firstLine="560"/>
        <w:rPr>
          <w:rFonts w:ascii="Times New Roman" w:hAnsi="Times New Roman"/>
          <w:sz w:val="28"/>
          <w:szCs w:val="28"/>
        </w:rPr>
      </w:pPr>
      <w:r>
        <w:rPr>
          <w:rFonts w:ascii="Times New Roman" w:hAnsi="Times New Roman" w:hint="eastAsia"/>
          <w:sz w:val="28"/>
          <w:szCs w:val="28"/>
        </w:rPr>
        <w:t>本项目终于迎来了她的尾声。最后，感谢虞强源老师、朱允刚老师的鼓励和指点、感谢组员之间的一致协作。</w:t>
      </w:r>
    </w:p>
    <w:p w14:paraId="05523D65" w14:textId="3F09F50D" w:rsidR="00873CBC" w:rsidRDefault="00873CBC" w:rsidP="0059763F">
      <w:pPr>
        <w:ind w:firstLineChars="200" w:firstLine="560"/>
        <w:rPr>
          <w:rFonts w:ascii="Times New Roman" w:hAnsi="Times New Roman"/>
          <w:sz w:val="28"/>
          <w:szCs w:val="28"/>
        </w:rPr>
      </w:pPr>
    </w:p>
    <w:p w14:paraId="7C0AD7C0" w14:textId="4703CD65" w:rsidR="00873CBC" w:rsidRDefault="00873CBC" w:rsidP="0059763F">
      <w:pPr>
        <w:ind w:firstLineChars="200" w:firstLine="560"/>
        <w:rPr>
          <w:rFonts w:ascii="Times New Roman" w:hAnsi="Times New Roman"/>
          <w:sz w:val="28"/>
          <w:szCs w:val="28"/>
        </w:rPr>
      </w:pPr>
    </w:p>
    <w:p w14:paraId="77EB8437" w14:textId="213C1ABC" w:rsidR="00873CBC" w:rsidRDefault="00873CBC" w:rsidP="0059763F">
      <w:pPr>
        <w:ind w:firstLineChars="200" w:firstLine="560"/>
        <w:rPr>
          <w:rFonts w:ascii="Times New Roman" w:hAnsi="Times New Roman"/>
          <w:sz w:val="28"/>
          <w:szCs w:val="28"/>
        </w:rPr>
      </w:pPr>
    </w:p>
    <w:p w14:paraId="19DA4F61" w14:textId="77777777" w:rsidR="00873CBC" w:rsidRPr="00875EFC" w:rsidRDefault="00873CBC" w:rsidP="0059763F">
      <w:pPr>
        <w:ind w:firstLineChars="200" w:firstLine="560"/>
        <w:rPr>
          <w:rFonts w:ascii="Times New Roman" w:hAnsi="Times New Roman" w:hint="eastAsia"/>
          <w:sz w:val="28"/>
          <w:szCs w:val="28"/>
        </w:rPr>
      </w:pPr>
    </w:p>
    <w:p w14:paraId="2D7F3879" w14:textId="4A9824C9" w:rsidR="000D0120" w:rsidRDefault="00DD2A7A" w:rsidP="00DD2A7A">
      <w:pPr>
        <w:pStyle w:val="1"/>
        <w:numPr>
          <w:ilvl w:val="0"/>
          <w:numId w:val="0"/>
        </w:numPr>
        <w:ind w:left="432" w:hanging="432"/>
      </w:pPr>
      <w:r>
        <w:lastRenderedPageBreak/>
        <w:t>5.</w:t>
      </w:r>
      <w:r w:rsidR="00707C62">
        <w:rPr>
          <w:rFonts w:hint="eastAsia"/>
        </w:rPr>
        <w:t>A</w:t>
      </w:r>
      <w:r w:rsidR="00707C62">
        <w:t>I</w:t>
      </w:r>
      <w:r w:rsidR="00707C62">
        <w:rPr>
          <w:rFonts w:hint="eastAsia"/>
        </w:rPr>
        <w:t>使用</w:t>
      </w:r>
      <w:r w:rsidR="005B13EA">
        <w:rPr>
          <w:rFonts w:hint="eastAsia"/>
        </w:rPr>
        <w:t>情况</w:t>
      </w:r>
    </w:p>
    <w:p w14:paraId="6CDF9718" w14:textId="77777777" w:rsidR="003A1590" w:rsidRDefault="003A1590" w:rsidP="003A1590">
      <w:pPr>
        <w:rPr>
          <w:rFonts w:ascii="Times New Roman" w:hAnsi="Times New Roman"/>
          <w:color w:val="0000FF"/>
        </w:rPr>
      </w:pPr>
    </w:p>
    <w:p w14:paraId="58B46ED3" w14:textId="77777777" w:rsidR="003A1590" w:rsidRDefault="003A1590" w:rsidP="003A1590">
      <w:pPr>
        <w:rPr>
          <w:rFonts w:ascii="Times New Roman" w:hAnsi="Times New Roman"/>
          <w:sz w:val="28"/>
          <w:szCs w:val="28"/>
        </w:rPr>
      </w:pPr>
      <w:r>
        <w:rPr>
          <w:rFonts w:ascii="Times New Roman" w:hAnsi="Times New Roman"/>
          <w:sz w:val="28"/>
          <w:szCs w:val="28"/>
        </w:rPr>
        <w:t xml:space="preserve">5.1 </w:t>
      </w:r>
      <w:r>
        <w:rPr>
          <w:rFonts w:ascii="Times New Roman" w:hAnsi="Times New Roman" w:hint="eastAsia"/>
          <w:sz w:val="28"/>
          <w:szCs w:val="28"/>
        </w:rPr>
        <w:t>AI</w:t>
      </w:r>
      <w:r>
        <w:rPr>
          <w:rFonts w:ascii="Times New Roman" w:hAnsi="Times New Roman" w:hint="eastAsia"/>
          <w:sz w:val="28"/>
          <w:szCs w:val="28"/>
        </w:rPr>
        <w:t>辅助学习</w:t>
      </w:r>
    </w:p>
    <w:p w14:paraId="35C8FB50" w14:textId="6EA827AC" w:rsidR="003A1590" w:rsidRDefault="000D0120" w:rsidP="003A1590">
      <w:pPr>
        <w:ind w:firstLineChars="200" w:firstLine="560"/>
        <w:rPr>
          <w:rFonts w:ascii="Times New Roman" w:hAnsi="Times New Roman"/>
          <w:sz w:val="28"/>
          <w:szCs w:val="28"/>
        </w:rPr>
      </w:pPr>
      <w:r>
        <w:rPr>
          <w:rFonts w:ascii="Times New Roman" w:hAnsi="Times New Roman" w:hint="eastAsia"/>
          <w:sz w:val="28"/>
          <w:rPrChange w:id="32" w:author="阳 万" w:date="2026-05-03T12:15:00Z">
            <w:rPr>
              <w:rFonts w:hint="eastAsia"/>
              <w:color w:val="0000FF"/>
            </w:rPr>
          </w:rPrChange>
        </w:rPr>
        <w:t>本项目</w:t>
      </w:r>
      <w:r w:rsidR="003A1590">
        <w:rPr>
          <w:rFonts w:ascii="Times New Roman" w:hAnsi="Times New Roman" w:hint="eastAsia"/>
          <w:sz w:val="28"/>
          <w:szCs w:val="28"/>
        </w:rPr>
        <w:t>从开始到</w:t>
      </w:r>
      <w:r>
        <w:rPr>
          <w:rFonts w:ascii="Times New Roman" w:hAnsi="Times New Roman" w:hint="eastAsia"/>
          <w:sz w:val="28"/>
          <w:rPrChange w:id="33" w:author="阳 万" w:date="2026-05-03T12:15:00Z">
            <w:rPr>
              <w:rFonts w:hint="eastAsia"/>
              <w:color w:val="0000FF"/>
            </w:rPr>
          </w:rPrChange>
        </w:rPr>
        <w:t>完成</w:t>
      </w:r>
      <w:r w:rsidR="00DD2A7A">
        <w:rPr>
          <w:rFonts w:ascii="Times New Roman" w:hAnsi="Times New Roman" w:hint="eastAsia"/>
          <w:sz w:val="28"/>
          <w:szCs w:val="28"/>
        </w:rPr>
        <w:t>，</w:t>
      </w:r>
      <w:r>
        <w:rPr>
          <w:rFonts w:ascii="Times New Roman" w:hAnsi="Times New Roman" w:hint="eastAsia"/>
          <w:sz w:val="28"/>
          <w:rPrChange w:id="34" w:author="阳 万" w:date="2026-05-03T12:15:00Z">
            <w:rPr>
              <w:rFonts w:ascii="Times New Roman" w:hAnsi="Times New Roman" w:hint="eastAsia"/>
              <w:color w:val="0000FF"/>
            </w:rPr>
          </w:rPrChange>
        </w:rPr>
        <w:t>使用了</w:t>
      </w:r>
      <w:r>
        <w:rPr>
          <w:rFonts w:ascii="Times New Roman" w:hAnsi="Times New Roman"/>
          <w:sz w:val="28"/>
          <w:rPrChange w:id="35" w:author="阳 万" w:date="2026-05-03T12:15:00Z">
            <w:rPr>
              <w:rFonts w:ascii="Times New Roman" w:hAnsi="Times New Roman"/>
              <w:color w:val="0000FF"/>
            </w:rPr>
          </w:rPrChange>
        </w:rPr>
        <w:t>AI</w:t>
      </w:r>
      <w:r w:rsidR="003A1590">
        <w:rPr>
          <w:rFonts w:ascii="Times New Roman" w:hAnsi="Times New Roman" w:hint="eastAsia"/>
          <w:sz w:val="28"/>
          <w:szCs w:val="28"/>
        </w:rPr>
        <w:t>分析和生成的内容进行学习，</w:t>
      </w:r>
    </w:p>
    <w:p w14:paraId="7A5E017A" w14:textId="77777777" w:rsidR="003A1590" w:rsidRDefault="003A1590" w:rsidP="003A1590">
      <w:pPr>
        <w:ind w:left="560" w:hangingChars="200" w:hanging="560"/>
        <w:rPr>
          <w:rFonts w:ascii="Times New Roman" w:hAnsi="Times New Roman"/>
          <w:sz w:val="28"/>
          <w:szCs w:val="28"/>
        </w:rPr>
      </w:pPr>
      <w:r>
        <w:rPr>
          <w:rFonts w:ascii="Times New Roman" w:hAnsi="Times New Roman" w:hint="eastAsia"/>
          <w:sz w:val="28"/>
          <w:szCs w:val="28"/>
        </w:rPr>
        <w:t>具体内容为：</w:t>
      </w:r>
    </w:p>
    <w:p w14:paraId="542152C5" w14:textId="302C8825" w:rsidR="003A1590" w:rsidRDefault="000D0120" w:rsidP="003A1590">
      <w:pPr>
        <w:ind w:firstLineChars="200" w:firstLine="560"/>
        <w:rPr>
          <w:rFonts w:ascii="Times New Roman" w:hAnsi="Times New Roman"/>
          <w:sz w:val="28"/>
          <w:szCs w:val="28"/>
        </w:rPr>
      </w:pPr>
      <w:r>
        <w:rPr>
          <w:rFonts w:ascii="Times New Roman" w:hAnsi="Times New Roman" w:hint="eastAsia"/>
          <w:sz w:val="28"/>
          <w:rPrChange w:id="36" w:author="阳 万" w:date="2026-05-03T12:15:00Z">
            <w:rPr>
              <w:rFonts w:ascii="Times New Roman" w:hAnsi="Times New Roman" w:hint="eastAsia"/>
              <w:color w:val="0000FF"/>
            </w:rPr>
          </w:rPrChange>
        </w:rPr>
        <w:t>使用</w:t>
      </w:r>
      <w:r>
        <w:rPr>
          <w:rFonts w:ascii="Times New Roman" w:hAnsi="Times New Roman"/>
          <w:sz w:val="28"/>
          <w:rPrChange w:id="37" w:author="阳 万" w:date="2026-05-03T12:15:00Z">
            <w:rPr>
              <w:rFonts w:ascii="Times New Roman" w:hAnsi="Times New Roman"/>
              <w:color w:val="0000FF"/>
            </w:rPr>
          </w:rPrChange>
        </w:rPr>
        <w:t>AI</w:t>
      </w:r>
      <w:r w:rsidR="003A1590">
        <w:rPr>
          <w:rFonts w:ascii="Times New Roman" w:hAnsi="Times New Roman" w:hint="eastAsia"/>
          <w:sz w:val="28"/>
          <w:szCs w:val="28"/>
        </w:rPr>
        <w:t>辅助讲解其它中国象棋博弈的论文</w:t>
      </w:r>
    </w:p>
    <w:p w14:paraId="1D713506"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使用</w:t>
      </w:r>
      <w:r>
        <w:rPr>
          <w:rFonts w:ascii="Times New Roman" w:hAnsi="Times New Roman" w:hint="eastAsia"/>
          <w:sz w:val="28"/>
          <w:szCs w:val="28"/>
        </w:rPr>
        <w:t>AI</w:t>
      </w:r>
      <w:r>
        <w:rPr>
          <w:rFonts w:ascii="Times New Roman" w:hAnsi="Times New Roman" w:hint="eastAsia"/>
          <w:sz w:val="28"/>
          <w:szCs w:val="28"/>
        </w:rPr>
        <w:t>辅助拆解其它程序的源码和原理，进行学习</w:t>
      </w:r>
    </w:p>
    <w:p w14:paraId="08476503" w14:textId="4F434AFF" w:rsidR="000D0120" w:rsidRDefault="003A1590" w:rsidP="00DD2A7A">
      <w:pPr>
        <w:ind w:firstLineChars="200" w:firstLine="560"/>
        <w:rPr>
          <w:rFonts w:ascii="Times New Roman" w:hAnsi="Times New Roman"/>
          <w:sz w:val="28"/>
          <w:rPrChange w:id="38" w:author="阳 万" w:date="2026-05-03T12:15:00Z">
            <w:rPr>
              <w:rFonts w:ascii="Times New Roman" w:hAnsi="Times New Roman"/>
              <w:color w:val="0000FF"/>
            </w:rPr>
          </w:rPrChange>
        </w:rPr>
      </w:pPr>
      <w:r>
        <w:rPr>
          <w:rFonts w:ascii="Times New Roman" w:hAnsi="Times New Roman" w:hint="eastAsia"/>
          <w:sz w:val="28"/>
          <w:szCs w:val="28"/>
        </w:rPr>
        <w:t>使用</w:t>
      </w:r>
      <w:r>
        <w:rPr>
          <w:rFonts w:ascii="Times New Roman" w:hAnsi="Times New Roman" w:hint="eastAsia"/>
          <w:sz w:val="28"/>
          <w:szCs w:val="28"/>
        </w:rPr>
        <w:t>AI</w:t>
      </w:r>
      <w:r>
        <w:rPr>
          <w:rFonts w:ascii="Times New Roman" w:hAnsi="Times New Roman" w:hint="eastAsia"/>
          <w:sz w:val="28"/>
          <w:szCs w:val="28"/>
        </w:rPr>
        <w:t>辅助润色</w:t>
      </w:r>
      <w:r w:rsidR="000D0120" w:rsidRPr="00DD2A7A">
        <w:rPr>
          <w:rFonts w:ascii="Times New Roman" w:hAnsi="Times New Roman"/>
          <w:sz w:val="28"/>
        </w:rPr>
        <w:t>了</w:t>
      </w:r>
      <w:r>
        <w:rPr>
          <w:rFonts w:ascii="Times New Roman" w:hAnsi="Times New Roman" w:hint="eastAsia"/>
          <w:sz w:val="28"/>
          <w:szCs w:val="28"/>
        </w:rPr>
        <w:t>本报告的部分内容</w:t>
      </w:r>
      <w:r w:rsidR="00CB4599">
        <w:rPr>
          <w:rFonts w:ascii="Times New Roman" w:hAnsi="Times New Roman" w:hint="eastAsia"/>
          <w:sz w:val="28"/>
        </w:rPr>
        <w:t>，在本程序的时间复杂度评估和实际性能分析时，使用</w:t>
      </w:r>
      <w:r w:rsidR="00CB4599">
        <w:rPr>
          <w:rFonts w:ascii="Times New Roman" w:hAnsi="Times New Roman" w:hint="eastAsia"/>
          <w:sz w:val="28"/>
        </w:rPr>
        <w:t>AI</w:t>
      </w:r>
      <w:r w:rsidR="00CB4599">
        <w:rPr>
          <w:rFonts w:ascii="Times New Roman" w:hAnsi="Times New Roman" w:hint="eastAsia"/>
          <w:sz w:val="28"/>
        </w:rPr>
        <w:t>辅助计算和提示。</w:t>
      </w:r>
    </w:p>
    <w:p w14:paraId="51A8DA0F" w14:textId="77777777" w:rsidR="003A1590" w:rsidRDefault="003A1590" w:rsidP="003A1590">
      <w:pPr>
        <w:ind w:left="560" w:hangingChars="200" w:hanging="560"/>
        <w:rPr>
          <w:rFonts w:ascii="Times New Roman" w:hAnsi="Times New Roman"/>
          <w:sz w:val="28"/>
          <w:szCs w:val="28"/>
        </w:rPr>
      </w:pPr>
    </w:p>
    <w:p w14:paraId="55C25ACC" w14:textId="77777777" w:rsidR="003A1590" w:rsidRDefault="003A1590" w:rsidP="003A1590">
      <w:pPr>
        <w:rPr>
          <w:rFonts w:ascii="Times New Roman" w:hAnsi="Times New Roman"/>
          <w:sz w:val="28"/>
          <w:szCs w:val="28"/>
        </w:rPr>
      </w:pPr>
    </w:p>
    <w:p w14:paraId="1C222CC9" w14:textId="77777777" w:rsidR="003A1590" w:rsidRDefault="003A1590" w:rsidP="003A1590">
      <w:pPr>
        <w:ind w:left="560" w:hangingChars="200" w:hanging="560"/>
        <w:rPr>
          <w:rFonts w:ascii="Times New Roman" w:hAnsi="Times New Roman"/>
          <w:sz w:val="28"/>
          <w:szCs w:val="28"/>
        </w:rPr>
      </w:pPr>
      <w:r>
        <w:rPr>
          <w:rFonts w:ascii="Times New Roman" w:hAnsi="Times New Roman"/>
          <w:sz w:val="28"/>
          <w:szCs w:val="28"/>
        </w:rPr>
        <w:t xml:space="preserve">5.2 </w:t>
      </w:r>
      <w:r>
        <w:rPr>
          <w:rFonts w:ascii="Times New Roman" w:hAnsi="Times New Roman" w:hint="eastAsia"/>
          <w:sz w:val="28"/>
          <w:szCs w:val="28"/>
        </w:rPr>
        <w:t>AI</w:t>
      </w:r>
      <w:r>
        <w:rPr>
          <w:rFonts w:ascii="Times New Roman" w:hAnsi="Times New Roman" w:hint="eastAsia"/>
          <w:sz w:val="28"/>
          <w:szCs w:val="28"/>
        </w:rPr>
        <w:t>辅助优化</w:t>
      </w:r>
    </w:p>
    <w:p w14:paraId="661CEB57"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本项目在算法实现中使用</w:t>
      </w:r>
      <w:r>
        <w:rPr>
          <w:rFonts w:ascii="Times New Roman" w:hAnsi="Times New Roman" w:hint="eastAsia"/>
          <w:sz w:val="28"/>
          <w:szCs w:val="28"/>
        </w:rPr>
        <w:t>AI</w:t>
      </w:r>
      <w:r>
        <w:rPr>
          <w:rFonts w:ascii="Times New Roman" w:hAnsi="Times New Roman" w:hint="eastAsia"/>
          <w:sz w:val="28"/>
          <w:szCs w:val="28"/>
        </w:rPr>
        <w:t>进行优化。</w:t>
      </w:r>
    </w:p>
    <w:p w14:paraId="7E7D5E04" w14:textId="77777777" w:rsidR="003A1590" w:rsidRDefault="003A1590" w:rsidP="003A1590">
      <w:pPr>
        <w:ind w:left="560" w:hangingChars="200" w:hanging="560"/>
        <w:rPr>
          <w:rFonts w:ascii="Times New Roman" w:hAnsi="Times New Roman"/>
          <w:sz w:val="28"/>
          <w:szCs w:val="28"/>
        </w:rPr>
      </w:pPr>
      <w:r>
        <w:rPr>
          <w:rFonts w:ascii="Times New Roman" w:hAnsi="Times New Roman" w:hint="eastAsia"/>
          <w:sz w:val="28"/>
          <w:szCs w:val="28"/>
        </w:rPr>
        <w:t>具体内容为：</w:t>
      </w:r>
    </w:p>
    <w:p w14:paraId="2A8CB17F"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使用</w:t>
      </w:r>
      <w:r>
        <w:rPr>
          <w:rFonts w:ascii="Times New Roman" w:hAnsi="Times New Roman" w:hint="eastAsia"/>
          <w:sz w:val="28"/>
          <w:szCs w:val="28"/>
        </w:rPr>
        <w:t>AI</w:t>
      </w:r>
      <w:r>
        <w:rPr>
          <w:rFonts w:ascii="Times New Roman" w:hAnsi="Times New Roman" w:hint="eastAsia"/>
          <w:sz w:val="28"/>
          <w:szCs w:val="28"/>
        </w:rPr>
        <w:t>对当前程序的语法错误进行纠错，并使用</w:t>
      </w:r>
      <w:r>
        <w:rPr>
          <w:rFonts w:ascii="Times New Roman" w:hAnsi="Times New Roman" w:hint="eastAsia"/>
          <w:sz w:val="28"/>
          <w:szCs w:val="28"/>
        </w:rPr>
        <w:t>AI</w:t>
      </w:r>
      <w:r>
        <w:rPr>
          <w:rFonts w:ascii="Times New Roman" w:hAnsi="Times New Roman" w:hint="eastAsia"/>
          <w:sz w:val="28"/>
          <w:szCs w:val="28"/>
        </w:rPr>
        <w:t>的建议作为参考，改正当前程序具有诸如内存安全问题、悬空指针或悬空引用等隐患。</w:t>
      </w:r>
    </w:p>
    <w:p w14:paraId="72821A4B" w14:textId="57056E48"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在部分算法的实现过程中，采用了</w:t>
      </w:r>
      <w:r>
        <w:rPr>
          <w:rFonts w:ascii="Times New Roman" w:hAnsi="Times New Roman" w:hint="eastAsia"/>
          <w:sz w:val="28"/>
          <w:szCs w:val="28"/>
        </w:rPr>
        <w:t>AI</w:t>
      </w:r>
      <w:r>
        <w:rPr>
          <w:rFonts w:ascii="Times New Roman" w:hAnsi="Times New Roman" w:hint="eastAsia"/>
          <w:sz w:val="28"/>
          <w:szCs w:val="28"/>
        </w:rPr>
        <w:t>的建议，在已有代码的基础上对算法进行进一步细致优化，例如</w:t>
      </w:r>
      <w:r>
        <w:rPr>
          <w:rFonts w:ascii="Times New Roman" w:hAnsi="Times New Roman" w:hint="eastAsia"/>
          <w:sz w:val="28"/>
          <w:szCs w:val="28"/>
        </w:rPr>
        <w:t>PVS</w:t>
      </w:r>
      <w:r>
        <w:rPr>
          <w:rFonts w:ascii="Times New Roman" w:hAnsi="Times New Roman" w:hint="eastAsia"/>
          <w:sz w:val="28"/>
          <w:szCs w:val="28"/>
        </w:rPr>
        <w:t>主要遍历搜素中的零窗口搜素简化等等。</w:t>
      </w:r>
    </w:p>
    <w:p w14:paraId="0664B460" w14:textId="60686FC9" w:rsidR="00873CBC" w:rsidRDefault="00873CBC" w:rsidP="003A1590">
      <w:pPr>
        <w:ind w:firstLineChars="200" w:firstLine="560"/>
        <w:rPr>
          <w:rFonts w:ascii="Times New Roman" w:hAnsi="Times New Roman"/>
          <w:sz w:val="28"/>
          <w:szCs w:val="28"/>
        </w:rPr>
      </w:pPr>
    </w:p>
    <w:p w14:paraId="2195529B" w14:textId="77777777" w:rsidR="00873CBC" w:rsidRPr="00BF02AA" w:rsidRDefault="00873CBC" w:rsidP="003A1590">
      <w:pPr>
        <w:ind w:firstLineChars="200" w:firstLine="560"/>
        <w:rPr>
          <w:rFonts w:ascii="Times New Roman" w:hAnsi="Times New Roman" w:hint="eastAsia"/>
          <w:sz w:val="28"/>
          <w:szCs w:val="28"/>
        </w:rPr>
      </w:pPr>
    </w:p>
    <w:p w14:paraId="0437A231" w14:textId="77777777" w:rsidR="003A1590" w:rsidRDefault="003A1590" w:rsidP="003A1590">
      <w:pPr>
        <w:ind w:left="560" w:hangingChars="200" w:hanging="560"/>
        <w:rPr>
          <w:rFonts w:ascii="Times New Roman" w:hAnsi="Times New Roman"/>
          <w:sz w:val="28"/>
          <w:szCs w:val="28"/>
        </w:rPr>
      </w:pPr>
      <w:r>
        <w:rPr>
          <w:rFonts w:ascii="Times New Roman" w:hAnsi="Times New Roman"/>
          <w:sz w:val="28"/>
          <w:szCs w:val="28"/>
        </w:rPr>
        <w:lastRenderedPageBreak/>
        <w:t xml:space="preserve">5.3 </w:t>
      </w:r>
      <w:r>
        <w:rPr>
          <w:rFonts w:ascii="Times New Roman" w:hAnsi="Times New Roman" w:hint="eastAsia"/>
          <w:sz w:val="28"/>
          <w:szCs w:val="28"/>
        </w:rPr>
        <w:t>AI</w:t>
      </w:r>
      <w:r>
        <w:rPr>
          <w:rFonts w:ascii="Times New Roman" w:hAnsi="Times New Roman" w:hint="eastAsia"/>
          <w:sz w:val="28"/>
          <w:szCs w:val="28"/>
        </w:rPr>
        <w:t>辅助调试</w:t>
      </w:r>
    </w:p>
    <w:p w14:paraId="6555D77D"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本程序在程序运行与实践中采用</w:t>
      </w:r>
      <w:r>
        <w:rPr>
          <w:rFonts w:ascii="Times New Roman" w:hAnsi="Times New Roman" w:hint="eastAsia"/>
          <w:sz w:val="28"/>
          <w:szCs w:val="28"/>
        </w:rPr>
        <w:t>AI</w:t>
      </w:r>
      <w:r>
        <w:rPr>
          <w:rFonts w:ascii="Times New Roman" w:hAnsi="Times New Roman" w:hint="eastAsia"/>
          <w:sz w:val="28"/>
          <w:szCs w:val="28"/>
        </w:rPr>
        <w:t>辅助调试。</w:t>
      </w:r>
    </w:p>
    <w:p w14:paraId="2938BE43" w14:textId="77777777" w:rsidR="003A1590" w:rsidRDefault="003A1590" w:rsidP="003A1590">
      <w:pPr>
        <w:rPr>
          <w:rFonts w:ascii="Times New Roman" w:hAnsi="Times New Roman"/>
          <w:sz w:val="28"/>
          <w:szCs w:val="28"/>
        </w:rPr>
      </w:pPr>
      <w:r>
        <w:rPr>
          <w:rFonts w:ascii="Times New Roman" w:hAnsi="Times New Roman" w:hint="eastAsia"/>
          <w:sz w:val="28"/>
          <w:szCs w:val="28"/>
        </w:rPr>
        <w:t>具体内容为：</w:t>
      </w:r>
    </w:p>
    <w:p w14:paraId="00E7E0BE" w14:textId="3494702F"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在程序的调试环节，参考</w:t>
      </w:r>
      <w:r>
        <w:rPr>
          <w:rFonts w:ascii="Times New Roman" w:hAnsi="Times New Roman" w:hint="eastAsia"/>
          <w:sz w:val="28"/>
          <w:szCs w:val="28"/>
        </w:rPr>
        <w:t>AI</w:t>
      </w:r>
      <w:r>
        <w:rPr>
          <w:rFonts w:ascii="Times New Roman" w:hAnsi="Times New Roman" w:hint="eastAsia"/>
          <w:sz w:val="28"/>
          <w:szCs w:val="28"/>
        </w:rPr>
        <w:t>提示在当前程序引入多处异常和异常捕获。并参考</w:t>
      </w:r>
      <w:r>
        <w:rPr>
          <w:rFonts w:ascii="Times New Roman" w:hAnsi="Times New Roman" w:hint="eastAsia"/>
          <w:sz w:val="28"/>
          <w:szCs w:val="28"/>
        </w:rPr>
        <w:t>AI</w:t>
      </w:r>
      <w:r>
        <w:rPr>
          <w:rFonts w:ascii="Times New Roman" w:hAnsi="Times New Roman" w:hint="eastAsia"/>
          <w:sz w:val="28"/>
          <w:szCs w:val="28"/>
        </w:rPr>
        <w:t>思路和部分提示，在</w:t>
      </w:r>
      <w:r>
        <w:rPr>
          <w:rFonts w:ascii="Times New Roman" w:hAnsi="Times New Roman" w:hint="eastAsia"/>
          <w:sz w:val="28"/>
          <w:szCs w:val="28"/>
        </w:rPr>
        <w:t>AI</w:t>
      </w:r>
      <w:r>
        <w:rPr>
          <w:rFonts w:ascii="Times New Roman" w:hAnsi="Times New Roman" w:hint="eastAsia"/>
          <w:sz w:val="28"/>
          <w:szCs w:val="28"/>
        </w:rPr>
        <w:t>辅助下增加了在</w:t>
      </w:r>
      <w:r>
        <w:rPr>
          <w:rFonts w:ascii="Times New Roman" w:hAnsi="Times New Roman" w:hint="eastAsia"/>
          <w:sz w:val="28"/>
          <w:szCs w:val="28"/>
        </w:rPr>
        <w:t>Botzone</w:t>
      </w:r>
      <w:r>
        <w:rPr>
          <w:rFonts w:ascii="Times New Roman" w:hAnsi="Times New Roman" w:hint="eastAsia"/>
          <w:sz w:val="28"/>
          <w:szCs w:val="28"/>
        </w:rPr>
        <w:t>上输出调试信息的语句，完善在</w:t>
      </w:r>
      <w:r>
        <w:rPr>
          <w:rFonts w:ascii="Times New Roman" w:hAnsi="Times New Roman" w:hint="eastAsia"/>
          <w:sz w:val="28"/>
          <w:szCs w:val="28"/>
        </w:rPr>
        <w:t>Botzone</w:t>
      </w:r>
      <w:r>
        <w:rPr>
          <w:rFonts w:ascii="Times New Roman" w:hAnsi="Times New Roman" w:hint="eastAsia"/>
          <w:sz w:val="28"/>
          <w:szCs w:val="28"/>
        </w:rPr>
        <w:t>中调试内容。</w:t>
      </w:r>
    </w:p>
    <w:p w14:paraId="3DA079F1" w14:textId="5072D53C" w:rsidR="00873CBC" w:rsidRDefault="00873CBC" w:rsidP="003A1590">
      <w:pPr>
        <w:ind w:firstLineChars="200" w:firstLine="560"/>
        <w:rPr>
          <w:rFonts w:ascii="Times New Roman" w:hAnsi="Times New Roman"/>
          <w:sz w:val="28"/>
          <w:szCs w:val="28"/>
        </w:rPr>
      </w:pPr>
    </w:p>
    <w:p w14:paraId="606B51F6" w14:textId="77777777" w:rsidR="00873CBC" w:rsidRDefault="00873CBC" w:rsidP="003A1590">
      <w:pPr>
        <w:ind w:firstLineChars="200" w:firstLine="560"/>
        <w:rPr>
          <w:rFonts w:ascii="Times New Roman" w:hAnsi="Times New Roman" w:hint="eastAsia"/>
          <w:sz w:val="28"/>
          <w:szCs w:val="28"/>
        </w:rPr>
      </w:pPr>
    </w:p>
    <w:p w14:paraId="3E041F6C" w14:textId="4BAA01D4" w:rsidR="00D61352" w:rsidRDefault="00D61352" w:rsidP="00D61352">
      <w:pPr>
        <w:rPr>
          <w:rFonts w:ascii="Times New Roman" w:hAnsi="Times New Roman"/>
          <w:sz w:val="28"/>
          <w:szCs w:val="28"/>
        </w:rPr>
      </w:pPr>
      <w:r>
        <w:rPr>
          <w:rFonts w:ascii="Times New Roman" w:hAnsi="Times New Roman" w:hint="eastAsia"/>
          <w:sz w:val="28"/>
          <w:szCs w:val="28"/>
        </w:rPr>
        <w:t>5.4 AI</w:t>
      </w:r>
      <w:r>
        <w:rPr>
          <w:rFonts w:ascii="Times New Roman" w:hAnsi="Times New Roman" w:hint="eastAsia"/>
          <w:sz w:val="28"/>
          <w:szCs w:val="28"/>
        </w:rPr>
        <w:t>辅助代码审查</w:t>
      </w:r>
    </w:p>
    <w:p w14:paraId="29588A92" w14:textId="69F1E6E6" w:rsidR="00D61352" w:rsidRDefault="00D61352" w:rsidP="00D61352">
      <w:pPr>
        <w:ind w:firstLineChars="200" w:firstLine="560"/>
        <w:rPr>
          <w:rFonts w:ascii="Times New Roman" w:hAnsi="Times New Roman"/>
          <w:sz w:val="28"/>
          <w:szCs w:val="28"/>
        </w:rPr>
      </w:pPr>
      <w:r>
        <w:rPr>
          <w:rFonts w:ascii="Times New Roman" w:hAnsi="Times New Roman" w:hint="eastAsia"/>
          <w:sz w:val="28"/>
          <w:szCs w:val="28"/>
        </w:rPr>
        <w:t>本程序在程序采用</w:t>
      </w:r>
      <w:r>
        <w:rPr>
          <w:rFonts w:ascii="Times New Roman" w:hAnsi="Times New Roman" w:hint="eastAsia"/>
          <w:sz w:val="28"/>
          <w:szCs w:val="28"/>
        </w:rPr>
        <w:t>AI</w:t>
      </w:r>
      <w:r>
        <w:rPr>
          <w:rFonts w:ascii="Times New Roman" w:hAnsi="Times New Roman" w:hint="eastAsia"/>
          <w:sz w:val="28"/>
          <w:szCs w:val="28"/>
        </w:rPr>
        <w:t>辅助纠错审查。</w:t>
      </w:r>
    </w:p>
    <w:p w14:paraId="6D8884B8" w14:textId="1E61CD72" w:rsidR="00D61352" w:rsidRPr="00D61352" w:rsidRDefault="00D61352" w:rsidP="00D61352">
      <w:pPr>
        <w:rPr>
          <w:rFonts w:ascii="Times New Roman" w:hAnsi="Times New Roman"/>
          <w:sz w:val="28"/>
          <w:szCs w:val="28"/>
        </w:rPr>
      </w:pPr>
      <w:r>
        <w:rPr>
          <w:rFonts w:ascii="Times New Roman" w:hAnsi="Times New Roman" w:hint="eastAsia"/>
          <w:sz w:val="28"/>
          <w:szCs w:val="28"/>
        </w:rPr>
        <w:t>具体表现为：</w:t>
      </w:r>
    </w:p>
    <w:p w14:paraId="560DC134" w14:textId="10342B2E" w:rsidR="00D61352" w:rsidRDefault="00D61352" w:rsidP="00D61352">
      <w:pPr>
        <w:rPr>
          <w:rFonts w:ascii="Times New Roman" w:hAnsi="Times New Roman"/>
          <w:sz w:val="28"/>
          <w:szCs w:val="28"/>
        </w:rPr>
      </w:pPr>
      <w:r>
        <w:rPr>
          <w:rFonts w:ascii="Times New Roman" w:hAnsi="Times New Roman"/>
          <w:sz w:val="28"/>
          <w:szCs w:val="28"/>
        </w:rPr>
        <w:tab/>
      </w:r>
      <w:r>
        <w:rPr>
          <w:rFonts w:ascii="Times New Roman" w:hAnsi="Times New Roman" w:hint="eastAsia"/>
          <w:sz w:val="28"/>
          <w:szCs w:val="28"/>
        </w:rPr>
        <w:t>在程序运行遇到较为隐蔽问题（如搜索排序异常）且未被人工识别导致程序未能正确将搜索结果排序，在使用</w:t>
      </w:r>
      <w:r>
        <w:rPr>
          <w:rFonts w:ascii="Times New Roman" w:hAnsi="Times New Roman" w:hint="eastAsia"/>
          <w:sz w:val="28"/>
          <w:szCs w:val="28"/>
        </w:rPr>
        <w:t>AI</w:t>
      </w:r>
      <w:r>
        <w:rPr>
          <w:rFonts w:ascii="Times New Roman" w:hAnsi="Times New Roman" w:hint="eastAsia"/>
          <w:sz w:val="28"/>
          <w:szCs w:val="28"/>
        </w:rPr>
        <w:t>审查代码找出致命问题并辅助修正，解决错误使程序正确运行。</w:t>
      </w:r>
    </w:p>
    <w:p w14:paraId="3C692AE6" w14:textId="299F9352" w:rsidR="00873CBC" w:rsidRDefault="00873CBC" w:rsidP="00D61352">
      <w:pPr>
        <w:rPr>
          <w:rFonts w:ascii="Times New Roman" w:hAnsi="Times New Roman"/>
          <w:sz w:val="28"/>
          <w:szCs w:val="28"/>
        </w:rPr>
      </w:pPr>
    </w:p>
    <w:p w14:paraId="69E37B7E" w14:textId="77777777" w:rsidR="00873CBC" w:rsidRDefault="00873CBC" w:rsidP="00D61352">
      <w:pPr>
        <w:rPr>
          <w:rFonts w:ascii="Times New Roman" w:hAnsi="Times New Roman" w:hint="eastAsia"/>
          <w:sz w:val="28"/>
          <w:szCs w:val="28"/>
        </w:rPr>
      </w:pPr>
    </w:p>
    <w:p w14:paraId="0E0C03F0" w14:textId="3F4D7B8E" w:rsidR="00D61352" w:rsidRDefault="00D61352" w:rsidP="00D61352">
      <w:pPr>
        <w:rPr>
          <w:rFonts w:ascii="Times New Roman" w:hAnsi="Times New Roman"/>
          <w:sz w:val="28"/>
          <w:szCs w:val="28"/>
        </w:rPr>
      </w:pPr>
      <w:r>
        <w:rPr>
          <w:rFonts w:ascii="Times New Roman" w:hAnsi="Times New Roman" w:hint="eastAsia"/>
          <w:sz w:val="28"/>
          <w:szCs w:val="28"/>
        </w:rPr>
        <w:t>5.5 AI</w:t>
      </w:r>
      <w:r>
        <w:rPr>
          <w:rFonts w:ascii="Times New Roman" w:hAnsi="Times New Roman" w:hint="eastAsia"/>
          <w:sz w:val="28"/>
          <w:szCs w:val="28"/>
        </w:rPr>
        <w:t>辅助资料查阅与解析</w:t>
      </w:r>
    </w:p>
    <w:p w14:paraId="3383BD7A" w14:textId="577CFE5E" w:rsidR="00D61352" w:rsidRDefault="00D61352" w:rsidP="00D61352">
      <w:pPr>
        <w:rPr>
          <w:rFonts w:ascii="Times New Roman" w:hAnsi="Times New Roman"/>
          <w:sz w:val="28"/>
          <w:szCs w:val="28"/>
        </w:rPr>
      </w:pPr>
      <w:r>
        <w:rPr>
          <w:rFonts w:ascii="Times New Roman" w:hAnsi="Times New Roman"/>
          <w:sz w:val="28"/>
          <w:szCs w:val="28"/>
        </w:rPr>
        <w:tab/>
      </w:r>
      <w:r>
        <w:rPr>
          <w:rFonts w:ascii="Times New Roman" w:hAnsi="Times New Roman" w:hint="eastAsia"/>
          <w:sz w:val="28"/>
          <w:szCs w:val="28"/>
        </w:rPr>
        <w:t>本程序在早期资料查询与思路构建期间提供辅助搜索与解析</w:t>
      </w:r>
    </w:p>
    <w:p w14:paraId="7001E6DA" w14:textId="446B67BA" w:rsidR="00D61352" w:rsidRDefault="00D61352" w:rsidP="00D61352">
      <w:pPr>
        <w:rPr>
          <w:rFonts w:ascii="Times New Roman" w:hAnsi="Times New Roman"/>
          <w:sz w:val="28"/>
          <w:szCs w:val="28"/>
        </w:rPr>
      </w:pPr>
      <w:r>
        <w:rPr>
          <w:rFonts w:ascii="Times New Roman" w:hAnsi="Times New Roman" w:hint="eastAsia"/>
          <w:sz w:val="28"/>
          <w:szCs w:val="28"/>
        </w:rPr>
        <w:t>具体表现为：</w:t>
      </w:r>
    </w:p>
    <w:p w14:paraId="5F4CB25E" w14:textId="0192D59C" w:rsidR="00D61352" w:rsidRDefault="00D61352" w:rsidP="00D61352">
      <w:pPr>
        <w:rPr>
          <w:rFonts w:ascii="Times New Roman" w:hAnsi="Times New Roman"/>
          <w:sz w:val="28"/>
          <w:szCs w:val="28"/>
        </w:rPr>
      </w:pPr>
      <w:r>
        <w:rPr>
          <w:rFonts w:ascii="Times New Roman" w:hAnsi="Times New Roman"/>
          <w:sz w:val="28"/>
          <w:szCs w:val="28"/>
        </w:rPr>
        <w:tab/>
      </w:r>
      <w:r>
        <w:rPr>
          <w:rFonts w:ascii="Times New Roman" w:hAnsi="Times New Roman" w:hint="eastAsia"/>
          <w:sz w:val="28"/>
          <w:szCs w:val="28"/>
        </w:rPr>
        <w:t>部分文献与算法思路由</w:t>
      </w:r>
      <w:r>
        <w:rPr>
          <w:rFonts w:ascii="Times New Roman" w:hAnsi="Times New Roman" w:hint="eastAsia"/>
          <w:sz w:val="28"/>
          <w:szCs w:val="28"/>
        </w:rPr>
        <w:t>AI</w:t>
      </w:r>
      <w:r w:rsidR="007E6E16">
        <w:rPr>
          <w:rFonts w:ascii="Times New Roman" w:hAnsi="Times New Roman" w:hint="eastAsia"/>
          <w:sz w:val="28"/>
          <w:szCs w:val="28"/>
        </w:rPr>
        <w:t>辅助整理并提出构建意见（如在静态搜索中的不良剪枝相关资料），在</w:t>
      </w:r>
      <w:r w:rsidR="007E6E16">
        <w:rPr>
          <w:rFonts w:ascii="Times New Roman" w:hAnsi="Times New Roman" w:hint="eastAsia"/>
          <w:sz w:val="28"/>
          <w:szCs w:val="28"/>
        </w:rPr>
        <w:t>AI</w:t>
      </w:r>
      <w:r w:rsidR="007E6E16">
        <w:rPr>
          <w:rFonts w:ascii="Times New Roman" w:hAnsi="Times New Roman" w:hint="eastAsia"/>
          <w:sz w:val="28"/>
          <w:szCs w:val="28"/>
        </w:rPr>
        <w:t>辅助下综合了多种思路并选取优解</w:t>
      </w:r>
      <w:r w:rsidR="001C2EA3">
        <w:rPr>
          <w:rFonts w:ascii="Times New Roman" w:hAnsi="Times New Roman" w:hint="eastAsia"/>
          <w:sz w:val="28"/>
          <w:szCs w:val="28"/>
        </w:rPr>
        <w:t>。</w:t>
      </w:r>
    </w:p>
    <w:p w14:paraId="2CC59FE9" w14:textId="77777777" w:rsidR="00873CBC" w:rsidRDefault="00873CBC" w:rsidP="00D61352">
      <w:pPr>
        <w:rPr>
          <w:rFonts w:ascii="Times New Roman" w:hAnsi="Times New Roman" w:hint="eastAsia"/>
          <w:sz w:val="28"/>
          <w:szCs w:val="28"/>
        </w:rPr>
      </w:pPr>
    </w:p>
    <w:p w14:paraId="27AEE287" w14:textId="508DA738" w:rsidR="001C2EA3" w:rsidRDefault="00DB585B" w:rsidP="00D61352">
      <w:pPr>
        <w:rPr>
          <w:rFonts w:ascii="Times New Roman" w:hAnsi="Times New Roman"/>
          <w:sz w:val="28"/>
          <w:szCs w:val="28"/>
        </w:rPr>
      </w:pPr>
      <w:r>
        <w:rPr>
          <w:rFonts w:ascii="Times New Roman" w:hAnsi="Times New Roman" w:hint="eastAsia"/>
          <w:sz w:val="28"/>
          <w:szCs w:val="28"/>
        </w:rPr>
        <w:t>5.6 AI</w:t>
      </w:r>
      <w:r>
        <w:rPr>
          <w:rFonts w:ascii="Times New Roman" w:hAnsi="Times New Roman" w:hint="eastAsia"/>
          <w:sz w:val="28"/>
          <w:szCs w:val="28"/>
        </w:rPr>
        <w:t>辅助将程序转换为</w:t>
      </w:r>
      <w:r>
        <w:rPr>
          <w:rFonts w:ascii="Times New Roman" w:hAnsi="Times New Roman" w:hint="eastAsia"/>
          <w:sz w:val="28"/>
          <w:szCs w:val="28"/>
        </w:rPr>
        <w:t>rust</w:t>
      </w:r>
      <w:r>
        <w:rPr>
          <w:rFonts w:ascii="Times New Roman" w:hAnsi="Times New Roman" w:hint="eastAsia"/>
          <w:sz w:val="28"/>
          <w:szCs w:val="28"/>
        </w:rPr>
        <w:t>语言，结果如下</w:t>
      </w:r>
      <w:r w:rsidR="0093651A">
        <w:rPr>
          <w:rFonts w:ascii="Times New Roman" w:hAnsi="Times New Roman" w:hint="eastAsia"/>
          <w:sz w:val="28"/>
          <w:szCs w:val="28"/>
        </w:rPr>
        <w:t>：</w:t>
      </w:r>
    </w:p>
    <w:p w14:paraId="3FD6427C" w14:textId="62F58E35" w:rsidR="001C2EA3" w:rsidRPr="00DB585B" w:rsidRDefault="0093651A" w:rsidP="00D61352">
      <w:pPr>
        <w:rPr>
          <w:rFonts w:ascii="Times New Roman" w:hAnsi="Times New Roman"/>
          <w:sz w:val="28"/>
          <w:szCs w:val="28"/>
        </w:rPr>
      </w:pPr>
      <w:r>
        <w:rPr>
          <w:rFonts w:ascii="Times New Roman" w:hAnsi="Times New Roman" w:hint="eastAsia"/>
          <w:sz w:val="28"/>
          <w:szCs w:val="28"/>
        </w:rPr>
        <w:t>程序内容和对局效果基本一致，可</w:t>
      </w:r>
      <w:r w:rsidR="00DB585B">
        <w:rPr>
          <w:rFonts w:ascii="Times New Roman" w:hAnsi="Times New Roman" w:hint="eastAsia"/>
          <w:sz w:val="28"/>
          <w:szCs w:val="28"/>
        </w:rPr>
        <w:t>认为该</w:t>
      </w:r>
      <w:r w:rsidR="00DB585B">
        <w:rPr>
          <w:rFonts w:ascii="Times New Roman" w:hAnsi="Times New Roman" w:hint="eastAsia"/>
          <w:sz w:val="28"/>
          <w:szCs w:val="28"/>
        </w:rPr>
        <w:t>rust</w:t>
      </w:r>
      <w:r w:rsidR="00DB585B">
        <w:rPr>
          <w:rFonts w:ascii="Times New Roman" w:hAnsi="Times New Roman" w:hint="eastAsia"/>
          <w:sz w:val="28"/>
          <w:szCs w:val="28"/>
        </w:rPr>
        <w:t>转换后的</w:t>
      </w:r>
      <w:r w:rsidR="00DB585B">
        <w:rPr>
          <w:rFonts w:ascii="Times New Roman" w:hAnsi="Times New Roman" w:hint="eastAsia"/>
          <w:sz w:val="28"/>
          <w:szCs w:val="28"/>
        </w:rPr>
        <w:t>bot</w:t>
      </w:r>
      <w:r w:rsidR="00DB585B">
        <w:rPr>
          <w:rFonts w:ascii="Times New Roman" w:hAnsi="Times New Roman" w:hint="eastAsia"/>
          <w:sz w:val="28"/>
          <w:szCs w:val="28"/>
        </w:rPr>
        <w:t>具备原有</w:t>
      </w:r>
      <w:r w:rsidR="00DB585B">
        <w:rPr>
          <w:rFonts w:ascii="Times New Roman" w:hAnsi="Times New Roman" w:hint="eastAsia"/>
          <w:sz w:val="28"/>
          <w:szCs w:val="28"/>
        </w:rPr>
        <w:t>bot</w:t>
      </w:r>
      <w:r w:rsidR="00DB585B">
        <w:rPr>
          <w:rFonts w:ascii="Times New Roman" w:hAnsi="Times New Roman" w:hint="eastAsia"/>
          <w:sz w:val="28"/>
          <w:szCs w:val="28"/>
        </w:rPr>
        <w:t>的几乎全部特性</w:t>
      </w:r>
      <w:r>
        <w:rPr>
          <w:rFonts w:ascii="Times New Roman" w:hAnsi="Times New Roman" w:hint="eastAsia"/>
          <w:sz w:val="28"/>
          <w:szCs w:val="28"/>
        </w:rPr>
        <w:t>。</w:t>
      </w:r>
    </w:p>
    <w:p w14:paraId="5EE0B6A9" w14:textId="57B224F8" w:rsidR="001C2EA3" w:rsidRDefault="001C2EA3" w:rsidP="00D61352">
      <w:pPr>
        <w:rPr>
          <w:rFonts w:ascii="Times New Roman" w:hAnsi="Times New Roman" w:hint="eastAsia"/>
          <w:sz w:val="28"/>
          <w:szCs w:val="28"/>
        </w:rPr>
      </w:pPr>
    </w:p>
    <w:p w14:paraId="047EE620" w14:textId="3BC5F27E" w:rsidR="001C2EA3" w:rsidRDefault="001C2EA3" w:rsidP="00D61352">
      <w:pPr>
        <w:rPr>
          <w:rFonts w:ascii="Times New Roman" w:hAnsi="Times New Roman"/>
          <w:sz w:val="28"/>
          <w:szCs w:val="28"/>
        </w:rPr>
      </w:pPr>
    </w:p>
    <w:p w14:paraId="157698D3" w14:textId="00311536" w:rsidR="00873CBC" w:rsidRDefault="00873CBC" w:rsidP="00D61352">
      <w:pPr>
        <w:rPr>
          <w:rFonts w:ascii="Times New Roman" w:hAnsi="Times New Roman"/>
          <w:sz w:val="28"/>
          <w:szCs w:val="28"/>
        </w:rPr>
      </w:pPr>
      <w:r>
        <w:rPr>
          <w:rFonts w:ascii="Times New Roman" w:hAnsi="Times New Roman" w:hint="eastAsia"/>
          <w:noProof/>
          <w:sz w:val="28"/>
          <w:szCs w:val="28"/>
        </w:rPr>
        <w:drawing>
          <wp:anchor distT="0" distB="0" distL="114300" distR="114300" simplePos="0" relativeHeight="251673600" behindDoc="1" locked="0" layoutInCell="1" allowOverlap="1" wp14:anchorId="50AB6CE8" wp14:editId="76076D4A">
            <wp:simplePos x="0" y="0"/>
            <wp:positionH relativeFrom="margin">
              <wp:align>right</wp:align>
            </wp:positionH>
            <wp:positionV relativeFrom="paragraph">
              <wp:posOffset>106680</wp:posOffset>
            </wp:positionV>
            <wp:extent cx="5270400" cy="3373200"/>
            <wp:effectExtent l="0" t="0" r="6985" b="0"/>
            <wp:wrapNone/>
            <wp:docPr id="494070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0400" cy="337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E32C2E" w14:textId="0622DA40" w:rsidR="00873CBC" w:rsidRDefault="00873CBC" w:rsidP="00D61352">
      <w:pPr>
        <w:rPr>
          <w:rFonts w:ascii="Times New Roman" w:hAnsi="Times New Roman"/>
          <w:sz w:val="28"/>
          <w:szCs w:val="28"/>
        </w:rPr>
      </w:pPr>
    </w:p>
    <w:p w14:paraId="021B8532" w14:textId="74D18EA0" w:rsidR="00873CBC" w:rsidRDefault="00873CBC" w:rsidP="00D61352">
      <w:pPr>
        <w:rPr>
          <w:rFonts w:ascii="Times New Roman" w:hAnsi="Times New Roman"/>
          <w:sz w:val="28"/>
          <w:szCs w:val="28"/>
        </w:rPr>
      </w:pPr>
    </w:p>
    <w:p w14:paraId="26598A90" w14:textId="54257939" w:rsidR="00873CBC" w:rsidRDefault="00873CBC" w:rsidP="00D61352">
      <w:pPr>
        <w:rPr>
          <w:rFonts w:ascii="Times New Roman" w:hAnsi="Times New Roman"/>
          <w:sz w:val="28"/>
          <w:szCs w:val="28"/>
        </w:rPr>
      </w:pPr>
    </w:p>
    <w:p w14:paraId="3CA8616A" w14:textId="22ADF3F4" w:rsidR="00873CBC" w:rsidRDefault="00873CBC" w:rsidP="00D61352">
      <w:pPr>
        <w:rPr>
          <w:rFonts w:ascii="Times New Roman" w:hAnsi="Times New Roman"/>
          <w:sz w:val="28"/>
          <w:szCs w:val="28"/>
        </w:rPr>
      </w:pPr>
    </w:p>
    <w:p w14:paraId="0674A652" w14:textId="441D40A0" w:rsidR="00873CBC" w:rsidRDefault="00873CBC" w:rsidP="00D61352">
      <w:pPr>
        <w:rPr>
          <w:rFonts w:ascii="Times New Roman" w:hAnsi="Times New Roman"/>
          <w:sz w:val="28"/>
          <w:szCs w:val="28"/>
        </w:rPr>
      </w:pPr>
    </w:p>
    <w:p w14:paraId="314513BE" w14:textId="42131CCA" w:rsidR="00873CBC" w:rsidRDefault="00873CBC" w:rsidP="00D61352">
      <w:pPr>
        <w:rPr>
          <w:rFonts w:ascii="Times New Roman" w:hAnsi="Times New Roman"/>
          <w:sz w:val="28"/>
          <w:szCs w:val="28"/>
        </w:rPr>
      </w:pPr>
    </w:p>
    <w:p w14:paraId="72445722" w14:textId="42CFA6D1" w:rsidR="00873CBC" w:rsidRDefault="00873CBC" w:rsidP="00D61352">
      <w:pPr>
        <w:rPr>
          <w:rFonts w:ascii="Times New Roman" w:hAnsi="Times New Roman"/>
          <w:sz w:val="28"/>
          <w:szCs w:val="28"/>
        </w:rPr>
      </w:pPr>
    </w:p>
    <w:p w14:paraId="333F7652" w14:textId="24AAEBD3" w:rsidR="00873CBC" w:rsidRDefault="00873CBC" w:rsidP="00D61352">
      <w:pPr>
        <w:rPr>
          <w:rFonts w:ascii="Times New Roman" w:hAnsi="Times New Roman"/>
          <w:sz w:val="28"/>
          <w:szCs w:val="28"/>
        </w:rPr>
      </w:pPr>
    </w:p>
    <w:p w14:paraId="4C25D4CB" w14:textId="62615319" w:rsidR="00873CBC" w:rsidRDefault="00873CBC" w:rsidP="00D61352">
      <w:pPr>
        <w:rPr>
          <w:rFonts w:ascii="Times New Roman" w:hAnsi="Times New Roman"/>
          <w:sz w:val="28"/>
          <w:szCs w:val="28"/>
        </w:rPr>
      </w:pPr>
    </w:p>
    <w:p w14:paraId="4ABDE0BD" w14:textId="716399C2" w:rsidR="00873CBC" w:rsidRDefault="00873CBC" w:rsidP="00D61352">
      <w:pPr>
        <w:rPr>
          <w:rFonts w:ascii="Times New Roman" w:hAnsi="Times New Roman"/>
          <w:sz w:val="28"/>
          <w:szCs w:val="28"/>
        </w:rPr>
      </w:pPr>
    </w:p>
    <w:p w14:paraId="150EA549" w14:textId="6DE79418" w:rsidR="00873CBC" w:rsidRDefault="00873CBC" w:rsidP="00D61352">
      <w:pPr>
        <w:rPr>
          <w:rFonts w:ascii="Times New Roman" w:hAnsi="Times New Roman"/>
          <w:sz w:val="28"/>
          <w:szCs w:val="28"/>
        </w:rPr>
      </w:pPr>
    </w:p>
    <w:p w14:paraId="68294DDC" w14:textId="788EBCF4" w:rsidR="00873CBC" w:rsidRDefault="00873CBC" w:rsidP="00D61352">
      <w:pPr>
        <w:rPr>
          <w:rFonts w:ascii="Times New Roman" w:hAnsi="Times New Roman"/>
          <w:sz w:val="28"/>
          <w:szCs w:val="28"/>
        </w:rPr>
      </w:pPr>
    </w:p>
    <w:p w14:paraId="16F3C2C5" w14:textId="77777777" w:rsidR="00873CBC" w:rsidRPr="00F31D71" w:rsidRDefault="00873CBC" w:rsidP="00D61352">
      <w:pPr>
        <w:rPr>
          <w:rFonts w:ascii="Times New Roman" w:hAnsi="Times New Roman" w:hint="eastAsia"/>
          <w:sz w:val="28"/>
          <w:szCs w:val="28"/>
        </w:rPr>
      </w:pPr>
    </w:p>
    <w:p w14:paraId="793AC040" w14:textId="0775FA55" w:rsidR="003238B8" w:rsidRDefault="003A1590" w:rsidP="00DD2A7A">
      <w:pPr>
        <w:pStyle w:val="1"/>
        <w:numPr>
          <w:ilvl w:val="0"/>
          <w:numId w:val="0"/>
        </w:numPr>
      </w:pPr>
      <w:r>
        <w:rPr>
          <w:rFonts w:hint="eastAsia"/>
        </w:rPr>
        <w:lastRenderedPageBreak/>
        <w:t>6.</w:t>
      </w:r>
      <w:r w:rsidR="00E61C0B">
        <w:rPr>
          <w:rFonts w:hint="eastAsia"/>
        </w:rPr>
        <w:t>参考文献</w:t>
      </w:r>
      <w:bookmarkEnd w:id="31"/>
    </w:p>
    <w:p w14:paraId="2FED8AB8" w14:textId="6ECC1966" w:rsidR="00CB4599" w:rsidRPr="00CB4599" w:rsidRDefault="00CB4599" w:rsidP="00CB4599">
      <w:pPr>
        <w:rPr>
          <w:rFonts w:ascii="Times New Roman" w:hAnsi="Times New Roman"/>
          <w:sz w:val="28"/>
          <w:szCs w:val="28"/>
        </w:rPr>
      </w:pPr>
      <w:r w:rsidRPr="00CB4599">
        <w:rPr>
          <w:rFonts w:ascii="Times New Roman" w:hAnsi="Times New Roman"/>
          <w:sz w:val="28"/>
          <w:szCs w:val="28"/>
        </w:rPr>
        <w:t xml:space="preserve">6.1 </w:t>
      </w:r>
      <w:r w:rsidRPr="00CB4599">
        <w:rPr>
          <w:rFonts w:ascii="Times New Roman" w:hAnsi="Times New Roman" w:hint="eastAsia"/>
          <w:sz w:val="28"/>
          <w:szCs w:val="28"/>
        </w:rPr>
        <w:t>参考网站链接</w:t>
      </w:r>
      <w:r w:rsidR="00072FC7">
        <w:rPr>
          <w:rFonts w:ascii="Times New Roman" w:hAnsi="Times New Roman" w:hint="eastAsia"/>
          <w:sz w:val="28"/>
          <w:szCs w:val="28"/>
        </w:rPr>
        <w:t>(</w:t>
      </w:r>
      <w:r w:rsidR="00072FC7">
        <w:rPr>
          <w:rFonts w:ascii="Times New Roman" w:hAnsi="Times New Roman" w:hint="eastAsia"/>
          <w:sz w:val="28"/>
          <w:szCs w:val="28"/>
        </w:rPr>
        <w:t>为简洁起见，部分多个连载的文章仅粘贴其中一部分的网站域名链接</w:t>
      </w:r>
      <w:r w:rsidR="00072FC7">
        <w:rPr>
          <w:rFonts w:ascii="Times New Roman" w:hAnsi="Times New Roman"/>
          <w:sz w:val="28"/>
          <w:szCs w:val="28"/>
        </w:rPr>
        <w:t>)</w:t>
      </w:r>
    </w:p>
    <w:p w14:paraId="36FB948E" w14:textId="0C9888F4" w:rsidR="00CB4599" w:rsidRDefault="00BE4FC1" w:rsidP="00CB4599">
      <w:pPr>
        <w:rPr>
          <w:rFonts w:ascii="Times New Roman" w:hAnsi="Times New Roman"/>
          <w:sz w:val="28"/>
          <w:szCs w:val="28"/>
        </w:rPr>
      </w:pPr>
      <w:hyperlink r:id="rId29" w:history="1">
        <w:r w:rsidR="00CB4599" w:rsidRPr="00940A3C">
          <w:rPr>
            <w:rStyle w:val="a8"/>
            <w:rFonts w:ascii="Times New Roman" w:hAnsi="Times New Roman"/>
            <w:sz w:val="28"/>
            <w:szCs w:val="28"/>
          </w:rPr>
          <w:t>https://www.xqbase.com/</w:t>
        </w:r>
      </w:hyperlink>
      <w:r w:rsidR="00CB4599">
        <w:rPr>
          <w:rFonts w:ascii="Times New Roman" w:hAnsi="Times New Roman"/>
          <w:sz w:val="28"/>
          <w:szCs w:val="28"/>
        </w:rPr>
        <w:t xml:space="preserve"> </w:t>
      </w:r>
      <w:r w:rsidR="00CB4599">
        <w:rPr>
          <w:rFonts w:ascii="Times New Roman" w:hAnsi="Times New Roman" w:hint="eastAsia"/>
          <w:sz w:val="28"/>
          <w:szCs w:val="28"/>
        </w:rPr>
        <w:t>象棋巫师</w:t>
      </w:r>
    </w:p>
    <w:p w14:paraId="2693D556" w14:textId="77777777" w:rsidR="001C2EA3" w:rsidRDefault="00BE4FC1" w:rsidP="00CB4599">
      <w:pPr>
        <w:rPr>
          <w:rFonts w:ascii="Times New Roman" w:hAnsi="Times New Roman"/>
          <w:sz w:val="28"/>
          <w:szCs w:val="28"/>
        </w:rPr>
      </w:pPr>
      <w:hyperlink r:id="rId30" w:history="1">
        <w:r w:rsidR="00CB4599" w:rsidRPr="00940A3C">
          <w:rPr>
            <w:rStyle w:val="a8"/>
            <w:rFonts w:ascii="Times New Roman" w:hAnsi="Times New Roman"/>
            <w:sz w:val="28"/>
            <w:szCs w:val="28"/>
          </w:rPr>
          <w:t>https://www.xqbase.com/computer/stepbystep1.htm</w:t>
        </w:r>
      </w:hyperlink>
      <w:r w:rsidR="00CB4599">
        <w:rPr>
          <w:rFonts w:ascii="Times New Roman" w:hAnsi="Times New Roman"/>
          <w:sz w:val="28"/>
          <w:szCs w:val="28"/>
        </w:rPr>
        <w:t xml:space="preserve"> </w:t>
      </w:r>
    </w:p>
    <w:p w14:paraId="52CAC2D2" w14:textId="34FB7823" w:rsidR="00CB4599" w:rsidRDefault="001C2EA3" w:rsidP="00CB4599">
      <w:pPr>
        <w:rPr>
          <w:rFonts w:ascii="Times New Roman" w:hAnsi="Times New Roman"/>
          <w:sz w:val="28"/>
          <w:szCs w:val="28"/>
        </w:rPr>
      </w:pPr>
      <w:r>
        <w:rPr>
          <w:rFonts w:ascii="Times New Roman" w:hAnsi="Times New Roman" w:hint="eastAsia"/>
          <w:sz w:val="28"/>
          <w:szCs w:val="28"/>
        </w:rPr>
        <w:t>《</w:t>
      </w:r>
      <w:r w:rsidR="00CB4599" w:rsidRPr="00CB4599">
        <w:rPr>
          <w:rFonts w:ascii="Times New Roman" w:hAnsi="Times New Roman" w:hint="eastAsia"/>
          <w:sz w:val="28"/>
          <w:szCs w:val="28"/>
        </w:rPr>
        <w:t>电脑象棋循序渐进</w:t>
      </w:r>
      <w:r>
        <w:rPr>
          <w:rFonts w:ascii="Times New Roman" w:hAnsi="Times New Roman" w:hint="eastAsia"/>
          <w:sz w:val="28"/>
          <w:szCs w:val="28"/>
        </w:rPr>
        <w:t>》教程</w:t>
      </w:r>
    </w:p>
    <w:p w14:paraId="669F082A" w14:textId="77777777" w:rsidR="001C2EA3" w:rsidRDefault="00BE4FC1" w:rsidP="00CB4599">
      <w:pPr>
        <w:rPr>
          <w:rFonts w:ascii="Times New Roman" w:hAnsi="Times New Roman"/>
          <w:sz w:val="28"/>
          <w:szCs w:val="28"/>
        </w:rPr>
      </w:pPr>
      <w:hyperlink r:id="rId31" w:history="1">
        <w:r w:rsidR="00CB4599" w:rsidRPr="00940A3C">
          <w:rPr>
            <w:rStyle w:val="a8"/>
            <w:rFonts w:ascii="Times New Roman" w:hAnsi="Times New Roman"/>
            <w:sz w:val="28"/>
            <w:szCs w:val="28"/>
          </w:rPr>
          <w:t>https://www.xqbase.com/computer/outline.htm</w:t>
        </w:r>
      </w:hyperlink>
      <w:r w:rsidR="00CB4599">
        <w:rPr>
          <w:rFonts w:ascii="Times New Roman" w:hAnsi="Times New Roman"/>
          <w:sz w:val="28"/>
          <w:szCs w:val="28"/>
        </w:rPr>
        <w:t xml:space="preserve"> </w:t>
      </w:r>
    </w:p>
    <w:p w14:paraId="53AD4627" w14:textId="4CFC27F8" w:rsidR="00CB4599" w:rsidRDefault="00CB4599" w:rsidP="00CB4599">
      <w:pPr>
        <w:rPr>
          <w:rFonts w:ascii="Times New Roman" w:hAnsi="Times New Roman"/>
          <w:sz w:val="28"/>
          <w:szCs w:val="28"/>
        </w:rPr>
      </w:pPr>
      <w:r w:rsidRPr="00CB4599">
        <w:rPr>
          <w:rFonts w:ascii="Times New Roman" w:hAnsi="Times New Roman" w:hint="eastAsia"/>
          <w:sz w:val="28"/>
          <w:szCs w:val="28"/>
        </w:rPr>
        <w:t>《对弈程序基本技术》</w:t>
      </w:r>
      <w:r w:rsidR="001C2EA3">
        <w:rPr>
          <w:rFonts w:ascii="Times New Roman" w:hAnsi="Times New Roman" w:hint="eastAsia"/>
          <w:sz w:val="28"/>
          <w:szCs w:val="28"/>
        </w:rPr>
        <w:t>教程</w:t>
      </w:r>
    </w:p>
    <w:p w14:paraId="71BBC50E" w14:textId="00963DFF" w:rsidR="00CB4599" w:rsidRDefault="00BE4FC1" w:rsidP="00CB4599">
      <w:pPr>
        <w:rPr>
          <w:rFonts w:ascii="Times New Roman" w:hAnsi="Times New Roman"/>
          <w:sz w:val="28"/>
          <w:szCs w:val="28"/>
        </w:rPr>
      </w:pPr>
      <w:hyperlink r:id="rId32" w:anchor="resources" w:history="1">
        <w:r w:rsidR="00CB4599" w:rsidRPr="00940A3C">
          <w:rPr>
            <w:rStyle w:val="a8"/>
            <w:rFonts w:ascii="Times New Roman" w:hAnsi="Times New Roman"/>
            <w:sz w:val="28"/>
            <w:szCs w:val="28"/>
          </w:rPr>
          <w:t>https://www.xqbase.com/resource.htm#resources</w:t>
        </w:r>
      </w:hyperlink>
      <w:r w:rsidR="00CB4599">
        <w:rPr>
          <w:rFonts w:ascii="Times New Roman" w:hAnsi="Times New Roman"/>
          <w:sz w:val="28"/>
          <w:szCs w:val="28"/>
        </w:rPr>
        <w:t xml:space="preserve"> </w:t>
      </w:r>
      <w:r w:rsidR="00CB4599">
        <w:rPr>
          <w:rFonts w:ascii="Times New Roman" w:hAnsi="Times New Roman" w:hint="eastAsia"/>
          <w:sz w:val="28"/>
          <w:szCs w:val="28"/>
        </w:rPr>
        <w:t>中国象棋学术资源</w:t>
      </w:r>
    </w:p>
    <w:p w14:paraId="12EF5CF0" w14:textId="4976610B" w:rsidR="00CB4599" w:rsidRDefault="00BE4FC1" w:rsidP="00CB4599">
      <w:pPr>
        <w:rPr>
          <w:rFonts w:ascii="Times New Roman" w:hAnsi="Times New Roman"/>
          <w:sz w:val="28"/>
          <w:szCs w:val="28"/>
        </w:rPr>
      </w:pPr>
      <w:hyperlink r:id="rId33" w:history="1">
        <w:r w:rsidR="00CB4599" w:rsidRPr="00940A3C">
          <w:rPr>
            <w:rStyle w:val="a8"/>
            <w:rFonts w:ascii="Times New Roman" w:hAnsi="Times New Roman"/>
            <w:sz w:val="28"/>
            <w:szCs w:val="28"/>
          </w:rPr>
          <w:t>https://gamedev.net/</w:t>
        </w:r>
      </w:hyperlink>
      <w:r w:rsidR="00CB4599">
        <w:rPr>
          <w:rFonts w:ascii="Times New Roman" w:hAnsi="Times New Roman"/>
          <w:sz w:val="28"/>
          <w:szCs w:val="28"/>
        </w:rPr>
        <w:t xml:space="preserve"> </w:t>
      </w:r>
      <w:r w:rsidR="00072FC7">
        <w:rPr>
          <w:rFonts w:ascii="Times New Roman" w:hAnsi="Times New Roman" w:hint="eastAsia"/>
          <w:sz w:val="28"/>
          <w:szCs w:val="28"/>
        </w:rPr>
        <w:t>全球游戏开发者论坛</w:t>
      </w:r>
    </w:p>
    <w:p w14:paraId="5D75CF1E" w14:textId="62478A20" w:rsidR="00072FC7" w:rsidRDefault="00BE4FC1" w:rsidP="00CB4599">
      <w:pPr>
        <w:rPr>
          <w:rFonts w:ascii="Times New Roman" w:hAnsi="Times New Roman"/>
          <w:sz w:val="28"/>
          <w:szCs w:val="28"/>
        </w:rPr>
      </w:pPr>
      <w:hyperlink r:id="rId34" w:history="1">
        <w:r w:rsidR="00072FC7" w:rsidRPr="00940A3C">
          <w:rPr>
            <w:rStyle w:val="a8"/>
            <w:rFonts w:ascii="Times New Roman" w:hAnsi="Times New Roman"/>
            <w:sz w:val="28"/>
            <w:szCs w:val="28"/>
          </w:rPr>
          <w:t>https://gamedev.net/tutorials/programming/artificial-intelligence/chess-programming-part-ii-data-structures-r1046/</w:t>
        </w:r>
      </w:hyperlink>
      <w:r w:rsidR="00072FC7">
        <w:rPr>
          <w:rFonts w:ascii="Times New Roman" w:hAnsi="Times New Roman"/>
          <w:sz w:val="28"/>
          <w:szCs w:val="28"/>
        </w:rPr>
        <w:t xml:space="preserve"> </w:t>
      </w:r>
      <w:r w:rsidR="00072FC7">
        <w:rPr>
          <w:rFonts w:ascii="Times New Roman" w:hAnsi="Times New Roman" w:hint="eastAsia"/>
          <w:sz w:val="28"/>
          <w:szCs w:val="28"/>
        </w:rPr>
        <w:t>象棋游戏程序教程</w:t>
      </w:r>
    </w:p>
    <w:p w14:paraId="6D8AE61B" w14:textId="16975A78" w:rsidR="00072FC7" w:rsidRDefault="00072FC7" w:rsidP="00CB4599">
      <w:pPr>
        <w:rPr>
          <w:rFonts w:ascii="Times New Roman" w:hAnsi="Times New Roman"/>
          <w:sz w:val="28"/>
          <w:szCs w:val="28"/>
        </w:rPr>
      </w:pPr>
    </w:p>
    <w:p w14:paraId="47767646" w14:textId="1F0D0EAE" w:rsidR="00072FC7" w:rsidRDefault="00BE4FC1" w:rsidP="00CB4599">
      <w:pPr>
        <w:rPr>
          <w:rFonts w:ascii="Times New Roman" w:hAnsi="Times New Roman"/>
          <w:sz w:val="28"/>
          <w:szCs w:val="28"/>
        </w:rPr>
      </w:pPr>
      <w:hyperlink r:id="rId35" w:history="1">
        <w:r w:rsidR="00072FC7" w:rsidRPr="00940A3C">
          <w:rPr>
            <w:rStyle w:val="a8"/>
            <w:rFonts w:ascii="Times New Roman" w:hAnsi="Times New Roman"/>
            <w:sz w:val="28"/>
            <w:szCs w:val="28"/>
          </w:rPr>
          <w:t>https://www.cnblogs.com/royhoo/p/6426394.html</w:t>
        </w:r>
      </w:hyperlink>
      <w:r w:rsidR="00072FC7">
        <w:rPr>
          <w:rFonts w:ascii="Times New Roman" w:hAnsi="Times New Roman" w:hint="eastAsia"/>
          <w:sz w:val="28"/>
          <w:szCs w:val="28"/>
        </w:rPr>
        <w:t xml:space="preserve"> JavaScript</w:t>
      </w:r>
      <w:r w:rsidR="00072FC7">
        <w:rPr>
          <w:rFonts w:ascii="Times New Roman" w:hAnsi="Times New Roman"/>
          <w:sz w:val="28"/>
          <w:szCs w:val="28"/>
        </w:rPr>
        <w:t xml:space="preserve"> </w:t>
      </w:r>
      <w:r w:rsidR="00072FC7">
        <w:rPr>
          <w:rFonts w:ascii="Times New Roman" w:hAnsi="Times New Roman" w:hint="eastAsia"/>
          <w:sz w:val="28"/>
          <w:szCs w:val="28"/>
        </w:rPr>
        <w:t>中国象棋程序构建教程</w:t>
      </w:r>
    </w:p>
    <w:p w14:paraId="52F8FE2E" w14:textId="3667BD20" w:rsidR="00072FC7" w:rsidRDefault="00BE4FC1" w:rsidP="00CB4599">
      <w:pPr>
        <w:rPr>
          <w:rFonts w:ascii="Times New Roman" w:hAnsi="Times New Roman"/>
          <w:sz w:val="28"/>
          <w:szCs w:val="28"/>
        </w:rPr>
      </w:pPr>
      <w:hyperlink r:id="rId36" w:history="1">
        <w:r w:rsidR="00072FC7" w:rsidRPr="00940A3C">
          <w:rPr>
            <w:rStyle w:val="a8"/>
            <w:rFonts w:ascii="Times New Roman" w:hAnsi="Times New Roman"/>
            <w:sz w:val="28"/>
            <w:szCs w:val="28"/>
          </w:rPr>
          <w:t>https://www.cnblogs.com/tuanzang/archive/2013/02/27/2935743.html</w:t>
        </w:r>
      </w:hyperlink>
    </w:p>
    <w:p w14:paraId="048A073B" w14:textId="5BD420D4" w:rsidR="00072FC7" w:rsidRDefault="00072FC7" w:rsidP="00CB4599">
      <w:pPr>
        <w:rPr>
          <w:rFonts w:ascii="Times New Roman" w:hAnsi="Times New Roman"/>
          <w:sz w:val="28"/>
          <w:szCs w:val="28"/>
        </w:rPr>
      </w:pPr>
      <w:r>
        <w:rPr>
          <w:rFonts w:ascii="Times New Roman" w:hAnsi="Times New Roman" w:hint="eastAsia"/>
          <w:sz w:val="28"/>
          <w:szCs w:val="28"/>
        </w:rPr>
        <w:t>中国象棋的某些想法</w:t>
      </w:r>
    </w:p>
    <w:p w14:paraId="73FC5A80" w14:textId="3328D983" w:rsidR="00072FC7" w:rsidRDefault="00072FC7" w:rsidP="00CB4599">
      <w:pPr>
        <w:rPr>
          <w:rFonts w:ascii="Times New Roman" w:hAnsi="Times New Roman"/>
          <w:sz w:val="28"/>
          <w:szCs w:val="28"/>
        </w:rPr>
      </w:pPr>
    </w:p>
    <w:p w14:paraId="412D378E" w14:textId="6037E0CE" w:rsidR="00072FC7" w:rsidRDefault="00BE4FC1" w:rsidP="00CB4599">
      <w:pPr>
        <w:rPr>
          <w:rFonts w:ascii="Times New Roman" w:hAnsi="Times New Roman"/>
          <w:sz w:val="28"/>
          <w:szCs w:val="28"/>
        </w:rPr>
      </w:pPr>
      <w:hyperlink r:id="rId37" w:history="1">
        <w:r w:rsidR="00072FC7" w:rsidRPr="00940A3C">
          <w:rPr>
            <w:rStyle w:val="a8"/>
            <w:rFonts w:ascii="Times New Roman" w:hAnsi="Times New Roman"/>
            <w:sz w:val="28"/>
            <w:szCs w:val="28"/>
          </w:rPr>
          <w:t>https://www.cnblogs.com/tuanzang/archive/2013/02/27/2935729.html</w:t>
        </w:r>
      </w:hyperlink>
    </w:p>
    <w:p w14:paraId="02846D27" w14:textId="48E463D4" w:rsidR="00072FC7" w:rsidRPr="00072FC7" w:rsidRDefault="00072FC7" w:rsidP="00CB4599">
      <w:pPr>
        <w:rPr>
          <w:rFonts w:ascii="Times New Roman" w:hAnsi="Times New Roman"/>
          <w:sz w:val="28"/>
          <w:szCs w:val="28"/>
        </w:rPr>
      </w:pPr>
      <w:r>
        <w:rPr>
          <w:rFonts w:ascii="Times New Roman" w:hAnsi="Times New Roman" w:hint="eastAsia"/>
          <w:sz w:val="28"/>
          <w:szCs w:val="28"/>
        </w:rPr>
        <w:t>中国象棋的部分实现代码</w:t>
      </w:r>
    </w:p>
    <w:p w14:paraId="060F956E" w14:textId="77777777" w:rsidR="001C2EA3" w:rsidRDefault="00BE4FC1" w:rsidP="00CB4599">
      <w:pPr>
        <w:rPr>
          <w:rFonts w:ascii="Times New Roman" w:hAnsi="Times New Roman"/>
          <w:sz w:val="28"/>
          <w:szCs w:val="28"/>
        </w:rPr>
      </w:pPr>
      <w:hyperlink r:id="rId38" w:history="1">
        <w:r w:rsidR="001C2EA3" w:rsidRPr="00940A3C">
          <w:rPr>
            <w:rStyle w:val="a8"/>
            <w:rFonts w:ascii="Times New Roman" w:hAnsi="Times New Roman"/>
            <w:sz w:val="28"/>
            <w:szCs w:val="28"/>
          </w:rPr>
          <w:t>https://oi.wiki/math/game-theory/zero-sum-game/</w:t>
        </w:r>
      </w:hyperlink>
      <w:r w:rsidR="001C2EA3">
        <w:rPr>
          <w:rFonts w:ascii="Times New Roman" w:hAnsi="Times New Roman" w:hint="eastAsia"/>
          <w:sz w:val="28"/>
          <w:szCs w:val="28"/>
        </w:rPr>
        <w:t xml:space="preserve"> </w:t>
      </w:r>
    </w:p>
    <w:p w14:paraId="1608618C" w14:textId="3AE88A54" w:rsidR="001C2EA3" w:rsidRDefault="001C2EA3" w:rsidP="00CB4599">
      <w:pPr>
        <w:rPr>
          <w:rFonts w:ascii="Times New Roman" w:hAnsi="Times New Roman"/>
          <w:sz w:val="28"/>
          <w:szCs w:val="28"/>
        </w:rPr>
      </w:pPr>
      <w:r>
        <w:rPr>
          <w:rFonts w:ascii="Times New Roman" w:hAnsi="Times New Roman" w:hint="eastAsia"/>
          <w:sz w:val="28"/>
          <w:szCs w:val="28"/>
        </w:rPr>
        <w:lastRenderedPageBreak/>
        <w:t>博弈论与游戏基本理论</w:t>
      </w:r>
    </w:p>
    <w:p w14:paraId="62ED99DB" w14:textId="0B0C07B2" w:rsidR="001C2EA3" w:rsidRDefault="00BE4FC1" w:rsidP="00CB4599">
      <w:pPr>
        <w:rPr>
          <w:rFonts w:ascii="Times New Roman" w:hAnsi="Times New Roman"/>
          <w:sz w:val="28"/>
          <w:szCs w:val="28"/>
        </w:rPr>
      </w:pPr>
      <w:hyperlink r:id="rId39" w:history="1">
        <w:r w:rsidR="001C2EA3" w:rsidRPr="00940A3C">
          <w:rPr>
            <w:rStyle w:val="a8"/>
            <w:rFonts w:ascii="Times New Roman" w:hAnsi="Times New Roman"/>
            <w:sz w:val="28"/>
            <w:szCs w:val="28"/>
          </w:rPr>
          <w:t>https://github.com/xqbase/eleeye</w:t>
        </w:r>
      </w:hyperlink>
      <w:r w:rsidR="001C2EA3">
        <w:rPr>
          <w:rFonts w:ascii="Times New Roman" w:hAnsi="Times New Roman" w:hint="eastAsia"/>
          <w:sz w:val="28"/>
          <w:szCs w:val="28"/>
        </w:rPr>
        <w:t xml:space="preserve"> </w:t>
      </w:r>
      <w:r w:rsidR="001C2EA3">
        <w:rPr>
          <w:rFonts w:ascii="Times New Roman" w:hAnsi="Times New Roman"/>
          <w:sz w:val="28"/>
          <w:szCs w:val="28"/>
        </w:rPr>
        <w:t xml:space="preserve"> </w:t>
      </w:r>
      <w:r w:rsidR="001C2EA3">
        <w:rPr>
          <w:rFonts w:ascii="Times New Roman" w:hAnsi="Times New Roman" w:hint="eastAsia"/>
          <w:sz w:val="28"/>
          <w:szCs w:val="28"/>
        </w:rPr>
        <w:t>象眼中国象棋</w:t>
      </w:r>
    </w:p>
    <w:p w14:paraId="4815E1D2" w14:textId="2DDC0977" w:rsidR="00072FC7" w:rsidRDefault="00BE4FC1" w:rsidP="00CB4599">
      <w:pPr>
        <w:rPr>
          <w:rFonts w:ascii="Times New Roman" w:hAnsi="Times New Roman"/>
          <w:sz w:val="28"/>
          <w:szCs w:val="28"/>
        </w:rPr>
      </w:pPr>
      <w:hyperlink r:id="rId40" w:history="1">
        <w:r w:rsidR="001C2EA3" w:rsidRPr="00940A3C">
          <w:rPr>
            <w:rStyle w:val="a8"/>
            <w:rFonts w:ascii="Times New Roman" w:hAnsi="Times New Roman"/>
            <w:sz w:val="28"/>
            <w:szCs w:val="28"/>
          </w:rPr>
          <w:t>https://www.xqbase.com/league/mrsd.htm</w:t>
        </w:r>
      </w:hyperlink>
      <w:r w:rsidR="001C2EA3">
        <w:rPr>
          <w:rFonts w:ascii="Times New Roman" w:hAnsi="Times New Roman" w:hint="eastAsia"/>
          <w:sz w:val="28"/>
          <w:szCs w:val="28"/>
        </w:rPr>
        <w:t xml:space="preserve"> </w:t>
      </w:r>
      <w:r w:rsidR="001C2EA3">
        <w:rPr>
          <w:rFonts w:ascii="Times New Roman" w:hAnsi="Times New Roman"/>
          <w:sz w:val="28"/>
          <w:szCs w:val="28"/>
        </w:rPr>
        <w:t xml:space="preserve"> </w:t>
      </w:r>
      <w:r w:rsidR="001C2EA3">
        <w:rPr>
          <w:rFonts w:ascii="Times New Roman" w:hAnsi="Times New Roman" w:hint="eastAsia"/>
          <w:sz w:val="28"/>
          <w:szCs w:val="28"/>
        </w:rPr>
        <w:t>梦入神蛋中国象棋</w:t>
      </w:r>
    </w:p>
    <w:p w14:paraId="2B8B8EB7" w14:textId="23EEDB1F" w:rsidR="00072FC7" w:rsidRDefault="00072FC7" w:rsidP="00CB4599">
      <w:pPr>
        <w:rPr>
          <w:rFonts w:ascii="Times New Roman" w:hAnsi="Times New Roman"/>
          <w:sz w:val="28"/>
          <w:szCs w:val="28"/>
        </w:rPr>
      </w:pPr>
    </w:p>
    <w:p w14:paraId="1D590988" w14:textId="77777777" w:rsidR="00072FC7" w:rsidRPr="00CB4599" w:rsidRDefault="00072FC7" w:rsidP="00CB4599">
      <w:pPr>
        <w:rPr>
          <w:rFonts w:ascii="Times New Roman" w:hAnsi="Times New Roman"/>
          <w:sz w:val="28"/>
          <w:szCs w:val="28"/>
        </w:rPr>
      </w:pPr>
    </w:p>
    <w:p w14:paraId="5934AF4A" w14:textId="45F5B99B" w:rsidR="00CB4599" w:rsidRPr="00CB4599" w:rsidRDefault="00CB4599" w:rsidP="00CB4599">
      <w:pPr>
        <w:rPr>
          <w:rFonts w:ascii="Times New Roman" w:hAnsi="Times New Roman"/>
          <w:sz w:val="28"/>
          <w:szCs w:val="28"/>
        </w:rPr>
      </w:pPr>
      <w:r w:rsidRPr="00CB4599">
        <w:rPr>
          <w:rFonts w:ascii="Times New Roman" w:hAnsi="Times New Roman" w:hint="eastAsia"/>
          <w:sz w:val="28"/>
          <w:szCs w:val="28"/>
        </w:rPr>
        <w:t>6</w:t>
      </w:r>
      <w:r w:rsidRPr="00CB4599">
        <w:rPr>
          <w:rFonts w:ascii="Times New Roman" w:hAnsi="Times New Roman"/>
          <w:sz w:val="28"/>
          <w:szCs w:val="28"/>
        </w:rPr>
        <w:t xml:space="preserve">.2 </w:t>
      </w:r>
      <w:r w:rsidRPr="00CB4599">
        <w:rPr>
          <w:rFonts w:ascii="Times New Roman" w:hAnsi="Times New Roman" w:hint="eastAsia"/>
          <w:sz w:val="28"/>
          <w:szCs w:val="28"/>
        </w:rPr>
        <w:t>参考文献资料</w:t>
      </w:r>
    </w:p>
    <w:p w14:paraId="5DEE5966" w14:textId="5238BCE4" w:rsidR="003238B8" w:rsidRDefault="00667752">
      <w:pPr>
        <w:rPr>
          <w:rFonts w:ascii="Times New Roman" w:hAnsi="Times New Roman"/>
          <w:sz w:val="28"/>
          <w:szCs w:val="28"/>
        </w:rPr>
      </w:pPr>
      <w:r w:rsidRPr="0032545B">
        <w:rPr>
          <w:rFonts w:ascii="Times New Roman" w:hAnsi="Times New Roman" w:hint="eastAsia"/>
          <w:sz w:val="28"/>
          <w:szCs w:val="28"/>
        </w:rPr>
        <w:t>1</w:t>
      </w:r>
      <w:r w:rsidRPr="0032545B">
        <w:rPr>
          <w:rFonts w:ascii="Times New Roman" w:hAnsi="Times New Roman"/>
          <w:sz w:val="28"/>
          <w:szCs w:val="28"/>
        </w:rPr>
        <w:t>.</w:t>
      </w:r>
      <w:r w:rsidR="001C2EA3" w:rsidRPr="0032545B">
        <w:rPr>
          <w:rFonts w:ascii="Times New Roman" w:hAnsi="Times New Roman"/>
          <w:sz w:val="28"/>
          <w:szCs w:val="28"/>
        </w:rPr>
        <w:t>《利用统计数据并行蒙特卡罗树搜索算法的中国象棋博弈》</w:t>
      </w:r>
      <w:r w:rsidR="001C2EA3" w:rsidRPr="0032545B">
        <w:rPr>
          <w:rFonts w:ascii="Times New Roman" w:hAnsi="Times New Roman" w:hint="eastAsia"/>
          <w:sz w:val="28"/>
          <w:szCs w:val="28"/>
        </w:rPr>
        <w:t>，朱舟、闵华松，</w:t>
      </w:r>
      <w:r w:rsidR="001C2EA3" w:rsidRPr="001C2EA3">
        <w:rPr>
          <w:rFonts w:ascii="Times New Roman" w:hAnsi="Times New Roman" w:hint="eastAsia"/>
          <w:sz w:val="28"/>
          <w:szCs w:val="28"/>
        </w:rPr>
        <w:t>《</w:t>
      </w:r>
      <w:r w:rsidR="001C2EA3" w:rsidRPr="001C2EA3">
        <w:rPr>
          <w:rFonts w:ascii="Times New Roman" w:hAnsi="Times New Roman" w:hint="eastAsia"/>
          <w:sz w:val="28"/>
          <w:szCs w:val="28"/>
        </w:rPr>
        <w:t>Computer</w:t>
      </w:r>
      <w:r w:rsidR="001C2EA3" w:rsidRPr="001C2EA3">
        <w:rPr>
          <w:rFonts w:ascii="Times New Roman" w:hAnsi="Times New Roman"/>
          <w:sz w:val="28"/>
          <w:szCs w:val="28"/>
        </w:rPr>
        <w:t xml:space="preserve"> Engineering and Applications</w:t>
      </w:r>
      <w:r w:rsidR="001C2EA3" w:rsidRPr="001C2EA3">
        <w:rPr>
          <w:rFonts w:ascii="Times New Roman" w:hAnsi="Times New Roman" w:hint="eastAsia"/>
          <w:sz w:val="28"/>
          <w:szCs w:val="28"/>
        </w:rPr>
        <w:t>》，</w:t>
      </w:r>
      <w:r w:rsidR="001C2EA3" w:rsidRPr="001C2EA3">
        <w:rPr>
          <w:rFonts w:ascii="Times New Roman" w:hAnsi="Times New Roman" w:hint="eastAsia"/>
          <w:sz w:val="28"/>
          <w:szCs w:val="28"/>
        </w:rPr>
        <w:t>2</w:t>
      </w:r>
      <w:r w:rsidR="001C2EA3" w:rsidRPr="001C2EA3">
        <w:rPr>
          <w:rFonts w:ascii="Times New Roman" w:hAnsi="Times New Roman"/>
          <w:sz w:val="28"/>
          <w:szCs w:val="28"/>
        </w:rPr>
        <w:t>02</w:t>
      </w:r>
      <w:r w:rsidR="001C2EA3">
        <w:rPr>
          <w:rFonts w:ascii="Times New Roman" w:hAnsi="Times New Roman"/>
          <w:sz w:val="28"/>
          <w:szCs w:val="28"/>
        </w:rPr>
        <w:t>4</w:t>
      </w:r>
      <w:r w:rsidR="001C2EA3" w:rsidRPr="001C2EA3">
        <w:rPr>
          <w:rFonts w:ascii="Times New Roman" w:hAnsi="Times New Roman"/>
          <w:sz w:val="28"/>
          <w:szCs w:val="28"/>
        </w:rPr>
        <w:t>，</w:t>
      </w:r>
      <w:r w:rsidR="001C2EA3" w:rsidRPr="001C2EA3">
        <w:rPr>
          <w:rFonts w:ascii="Times New Roman" w:hAnsi="Times New Roman" w:hint="eastAsia"/>
          <w:sz w:val="28"/>
          <w:szCs w:val="28"/>
        </w:rPr>
        <w:t>6</w:t>
      </w:r>
      <w:r w:rsidR="001C2EA3" w:rsidRPr="001C2EA3">
        <w:rPr>
          <w:rFonts w:ascii="Times New Roman" w:hAnsi="Times New Roman"/>
          <w:sz w:val="28"/>
          <w:szCs w:val="28"/>
        </w:rPr>
        <w:t>0</w:t>
      </w:r>
      <w:r w:rsidR="001C2EA3" w:rsidRPr="001C2EA3">
        <w:rPr>
          <w:rFonts w:ascii="Times New Roman" w:hAnsi="Times New Roman" w:hint="eastAsia"/>
          <w:sz w:val="28"/>
          <w:szCs w:val="28"/>
        </w:rPr>
        <w:t>(</w:t>
      </w:r>
      <w:r w:rsidR="001C2EA3" w:rsidRPr="001C2EA3">
        <w:rPr>
          <w:rFonts w:ascii="Times New Roman" w:hAnsi="Times New Roman"/>
          <w:sz w:val="28"/>
          <w:szCs w:val="28"/>
        </w:rPr>
        <w:t>23)</w:t>
      </w:r>
    </w:p>
    <w:p w14:paraId="5E7EBEEC" w14:textId="1CD42CEB" w:rsidR="001C2EA3" w:rsidRDefault="001C2EA3">
      <w:pPr>
        <w:rPr>
          <w:rFonts w:ascii="Times New Roman" w:hAnsi="Times New Roman"/>
          <w:sz w:val="28"/>
          <w:szCs w:val="28"/>
        </w:rPr>
      </w:pPr>
      <w:r>
        <w:rPr>
          <w:rFonts w:ascii="Times New Roman" w:hAnsi="Times New Roman" w:hint="eastAsia"/>
          <w:sz w:val="28"/>
          <w:szCs w:val="28"/>
        </w:rPr>
        <w:t>p</w:t>
      </w:r>
      <w:r>
        <w:rPr>
          <w:rFonts w:ascii="Times New Roman" w:hAnsi="Times New Roman"/>
          <w:sz w:val="28"/>
          <w:szCs w:val="28"/>
        </w:rPr>
        <w:t xml:space="preserve">.s: </w:t>
      </w:r>
      <w:r>
        <w:rPr>
          <w:rFonts w:ascii="Times New Roman" w:hAnsi="Times New Roman" w:hint="eastAsia"/>
          <w:sz w:val="28"/>
          <w:szCs w:val="28"/>
        </w:rPr>
        <w:t>事实上，考虑到使用</w:t>
      </w:r>
      <w:r>
        <w:rPr>
          <w:rFonts w:ascii="Times New Roman" w:hAnsi="Times New Roman" w:hint="eastAsia"/>
          <w:sz w:val="28"/>
          <w:szCs w:val="28"/>
        </w:rPr>
        <w:t>MCTS</w:t>
      </w:r>
      <w:r>
        <w:rPr>
          <w:rFonts w:ascii="Times New Roman" w:hAnsi="Times New Roman" w:hint="eastAsia"/>
          <w:sz w:val="28"/>
          <w:szCs w:val="28"/>
        </w:rPr>
        <w:t>算法，需要构建神经网络设计、进行大量网络训练得到。考虑到自身水平问题、课程设计限制、时间</w:t>
      </w:r>
      <w:r w:rsidR="00667752">
        <w:rPr>
          <w:rFonts w:ascii="Times New Roman" w:hAnsi="Times New Roman" w:hint="eastAsia"/>
          <w:sz w:val="28"/>
          <w:szCs w:val="28"/>
        </w:rPr>
        <w:t>要求</w:t>
      </w:r>
      <w:r>
        <w:rPr>
          <w:rFonts w:ascii="Times New Roman" w:hAnsi="Times New Roman" w:hint="eastAsia"/>
          <w:sz w:val="28"/>
          <w:szCs w:val="28"/>
        </w:rPr>
        <w:t>，本程序避开机器学习及神经网络相关算法，也没有使用</w:t>
      </w:r>
      <w:r>
        <w:rPr>
          <w:rFonts w:ascii="Times New Roman" w:hAnsi="Times New Roman" w:hint="eastAsia"/>
          <w:sz w:val="28"/>
          <w:szCs w:val="28"/>
        </w:rPr>
        <w:t>MCTS</w:t>
      </w:r>
      <w:r>
        <w:rPr>
          <w:rFonts w:ascii="Times New Roman" w:hAnsi="Times New Roman" w:hint="eastAsia"/>
          <w:sz w:val="28"/>
          <w:szCs w:val="28"/>
        </w:rPr>
        <w:t>。这也是对本次课程设计的一种遗憾</w:t>
      </w:r>
      <w:r w:rsidR="00667752">
        <w:rPr>
          <w:rFonts w:ascii="Times New Roman" w:hAnsi="Times New Roman" w:hint="eastAsia"/>
          <w:sz w:val="28"/>
          <w:szCs w:val="28"/>
        </w:rPr>
        <w:t>。</w:t>
      </w:r>
    </w:p>
    <w:p w14:paraId="4DC33577" w14:textId="4FCDB5A3" w:rsidR="00667752" w:rsidRPr="0032545B" w:rsidRDefault="00667752" w:rsidP="00667752">
      <w:pPr>
        <w:rPr>
          <w:rFonts w:ascii="Times New Roman" w:hAnsi="Times New Roman"/>
          <w:sz w:val="28"/>
          <w:szCs w:val="28"/>
        </w:rPr>
      </w:pPr>
      <w:r w:rsidRPr="0032545B">
        <w:rPr>
          <w:rFonts w:ascii="Times New Roman" w:hAnsi="Times New Roman"/>
          <w:sz w:val="28"/>
          <w:szCs w:val="28"/>
        </w:rPr>
        <w:t>2.</w:t>
      </w:r>
      <w:r w:rsidRPr="0032545B">
        <w:rPr>
          <w:rFonts w:ascii="Times New Roman" w:hAnsi="Times New Roman" w:hint="eastAsia"/>
          <w:sz w:val="28"/>
          <w:szCs w:val="28"/>
        </w:rPr>
        <w:t>《计算机博弈的研究与发展》，</w:t>
      </w:r>
      <w:r w:rsidR="0032545B" w:rsidRPr="0032545B">
        <w:rPr>
          <w:rFonts w:ascii="Times New Roman" w:hAnsi="Times New Roman" w:hint="eastAsia"/>
          <w:sz w:val="28"/>
          <w:szCs w:val="28"/>
        </w:rPr>
        <w:t>沈阳航空航天大学工程训练中心</w:t>
      </w:r>
      <w:r w:rsidRPr="0032545B">
        <w:rPr>
          <w:rFonts w:ascii="Times New Roman" w:hAnsi="Times New Roman" w:hint="eastAsia"/>
          <w:sz w:val="28"/>
          <w:szCs w:val="28"/>
        </w:rPr>
        <w:t>，</w:t>
      </w:r>
      <w:r w:rsidR="0032545B" w:rsidRPr="0032545B">
        <w:rPr>
          <w:rFonts w:ascii="Times New Roman" w:hAnsi="Times New Roman"/>
          <w:sz w:val="28"/>
          <w:szCs w:val="28"/>
        </w:rPr>
        <w:t xml:space="preserve"> </w:t>
      </w:r>
      <w:hyperlink r:id="rId41" w:tgtFrame="_blank" w:history="1">
        <w:r w:rsidR="0032545B" w:rsidRPr="0032545B">
          <w:rPr>
            <w:rFonts w:ascii="Times New Roman" w:hAnsi="Times New Roman" w:hint="eastAsia"/>
            <w:sz w:val="28"/>
            <w:szCs w:val="28"/>
          </w:rPr>
          <w:t>王亚杰</w:t>
        </w:r>
      </w:hyperlink>
      <w:r w:rsidR="0032545B" w:rsidRPr="0032545B">
        <w:rPr>
          <w:rFonts w:ascii="Times New Roman" w:hAnsi="Times New Roman" w:hint="eastAsia"/>
          <w:sz w:val="28"/>
          <w:szCs w:val="28"/>
        </w:rPr>
        <w:t>，</w:t>
      </w:r>
      <w:hyperlink r:id="rId42" w:tgtFrame="_blank" w:history="1">
        <w:r w:rsidR="0032545B" w:rsidRPr="0032545B">
          <w:rPr>
            <w:rFonts w:ascii="Times New Roman" w:hAnsi="Times New Roman" w:hint="eastAsia"/>
            <w:sz w:val="28"/>
            <w:szCs w:val="28"/>
          </w:rPr>
          <w:t>邱虹坤</w:t>
        </w:r>
      </w:hyperlink>
      <w:r w:rsidR="0032545B" w:rsidRPr="0032545B">
        <w:rPr>
          <w:rFonts w:ascii="Times New Roman" w:hAnsi="Times New Roman" w:hint="eastAsia"/>
          <w:sz w:val="28"/>
          <w:szCs w:val="28"/>
        </w:rPr>
        <w:t>，</w:t>
      </w:r>
      <w:hyperlink r:id="rId43" w:tgtFrame="_blank" w:history="1">
        <w:r w:rsidR="0032545B" w:rsidRPr="0032545B">
          <w:rPr>
            <w:rFonts w:ascii="Times New Roman" w:hAnsi="Times New Roman" w:hint="eastAsia"/>
            <w:sz w:val="28"/>
            <w:szCs w:val="28"/>
          </w:rPr>
          <w:t>吴燕燕</w:t>
        </w:r>
      </w:hyperlink>
      <w:r w:rsidR="0032545B" w:rsidRPr="0032545B">
        <w:rPr>
          <w:rFonts w:ascii="Times New Roman" w:hAnsi="Times New Roman" w:hint="eastAsia"/>
          <w:sz w:val="28"/>
          <w:szCs w:val="28"/>
        </w:rPr>
        <w:t>，</w:t>
      </w:r>
      <w:hyperlink r:id="rId44" w:tgtFrame="_blank" w:history="1">
        <w:r w:rsidR="0032545B" w:rsidRPr="0032545B">
          <w:rPr>
            <w:rFonts w:ascii="Times New Roman" w:hAnsi="Times New Roman" w:hint="eastAsia"/>
            <w:sz w:val="28"/>
            <w:szCs w:val="28"/>
          </w:rPr>
          <w:t>李飞</w:t>
        </w:r>
      </w:hyperlink>
      <w:r w:rsidR="0032545B" w:rsidRPr="0032545B">
        <w:rPr>
          <w:rFonts w:ascii="Times New Roman" w:hAnsi="Times New Roman" w:hint="eastAsia"/>
          <w:sz w:val="28"/>
          <w:szCs w:val="28"/>
        </w:rPr>
        <w:t>，</w:t>
      </w:r>
      <w:hyperlink r:id="rId45" w:tgtFrame="_blank" w:history="1">
        <w:r w:rsidR="0032545B" w:rsidRPr="0032545B">
          <w:rPr>
            <w:rFonts w:ascii="Times New Roman" w:hAnsi="Times New Roman" w:hint="eastAsia"/>
            <w:sz w:val="28"/>
            <w:szCs w:val="28"/>
          </w:rPr>
          <w:t>杨周凤</w:t>
        </w:r>
      </w:hyperlink>
      <w:r w:rsidRPr="0032545B">
        <w:rPr>
          <w:rFonts w:ascii="Times New Roman" w:hAnsi="Times New Roman" w:hint="eastAsia"/>
          <w:sz w:val="28"/>
          <w:szCs w:val="28"/>
        </w:rPr>
        <w:t>，</w:t>
      </w:r>
      <w:r w:rsidR="0032545B" w:rsidRPr="0032545B">
        <w:rPr>
          <w:rFonts w:ascii="Times New Roman" w:hAnsi="Times New Roman" w:hint="eastAsia"/>
          <w:sz w:val="28"/>
          <w:szCs w:val="28"/>
        </w:rPr>
        <w:t>《智能系统学报》，</w:t>
      </w:r>
      <w:r w:rsidR="0032545B" w:rsidRPr="0032545B">
        <w:rPr>
          <w:rFonts w:ascii="Times New Roman" w:hAnsi="Times New Roman"/>
          <w:sz w:val="28"/>
          <w:szCs w:val="28"/>
        </w:rPr>
        <w:t>2016</w:t>
      </w:r>
    </w:p>
    <w:p w14:paraId="5429F3F5" w14:textId="754F599C" w:rsidR="0032545B" w:rsidRPr="0032545B" w:rsidRDefault="0032545B" w:rsidP="0032545B">
      <w:pPr>
        <w:rPr>
          <w:rFonts w:ascii="Times New Roman" w:hAnsi="Times New Roman"/>
          <w:sz w:val="28"/>
          <w:szCs w:val="28"/>
        </w:rPr>
      </w:pPr>
      <w:r w:rsidRPr="0032545B">
        <w:rPr>
          <w:rFonts w:ascii="Times New Roman" w:hAnsi="Times New Roman"/>
          <w:sz w:val="28"/>
          <w:szCs w:val="28"/>
        </w:rPr>
        <w:t>3.</w:t>
      </w:r>
      <w:r w:rsidRPr="0032545B">
        <w:rPr>
          <w:rFonts w:ascii="Times New Roman" w:hAnsi="Times New Roman" w:hint="eastAsia"/>
          <w:sz w:val="28"/>
          <w:szCs w:val="28"/>
        </w:rPr>
        <w:t>《人与机器人象棋对弈系统的设计与实现》，中北大学，硕士学位论文，</w:t>
      </w:r>
      <w:hyperlink r:id="rId46" w:tgtFrame="_blank" w:history="1">
        <w:r w:rsidRPr="0032545B">
          <w:rPr>
            <w:rFonts w:ascii="Times New Roman" w:hAnsi="Times New Roman" w:hint="eastAsia"/>
            <w:sz w:val="28"/>
            <w:szCs w:val="28"/>
          </w:rPr>
          <w:t>韩燮</w:t>
        </w:r>
      </w:hyperlink>
      <w:r w:rsidRPr="0032545B">
        <w:rPr>
          <w:rFonts w:ascii="Times New Roman" w:hAnsi="Times New Roman" w:hint="eastAsia"/>
          <w:sz w:val="28"/>
          <w:szCs w:val="28"/>
        </w:rPr>
        <w:t>、</w:t>
      </w:r>
      <w:hyperlink r:id="rId47" w:tgtFrame="_blank" w:history="1">
        <w:r w:rsidRPr="0032545B">
          <w:rPr>
            <w:rFonts w:ascii="Times New Roman" w:hAnsi="Times New Roman" w:hint="eastAsia"/>
            <w:sz w:val="28"/>
            <w:szCs w:val="28"/>
          </w:rPr>
          <w:t>田卫萍</w:t>
        </w:r>
      </w:hyperlink>
      <w:r w:rsidRPr="0032545B">
        <w:rPr>
          <w:rFonts w:ascii="Times New Roman" w:hAnsi="Times New Roman"/>
          <w:sz w:val="28"/>
          <w:szCs w:val="28"/>
        </w:rPr>
        <w:t>，</w:t>
      </w:r>
      <w:r w:rsidRPr="0032545B">
        <w:rPr>
          <w:rFonts w:ascii="Times New Roman" w:hAnsi="Times New Roman"/>
          <w:sz w:val="28"/>
          <w:szCs w:val="28"/>
        </w:rPr>
        <w:t>2019</w:t>
      </w:r>
    </w:p>
    <w:p w14:paraId="12CBFEE7" w14:textId="2D2DE153" w:rsidR="00667752" w:rsidRPr="0032545B" w:rsidRDefault="00667752">
      <w:pPr>
        <w:rPr>
          <w:rFonts w:ascii="Times New Roman" w:hAnsi="Times New Roman"/>
          <w:sz w:val="28"/>
          <w:szCs w:val="28"/>
        </w:rPr>
      </w:pPr>
    </w:p>
    <w:p w14:paraId="38A431D7" w14:textId="69D31A52" w:rsidR="00667752" w:rsidRPr="0032545B" w:rsidRDefault="0032545B">
      <w:pPr>
        <w:rPr>
          <w:rFonts w:ascii="Times New Roman" w:hAnsi="Times New Roman"/>
          <w:sz w:val="28"/>
          <w:szCs w:val="28"/>
        </w:rPr>
      </w:pPr>
      <w:r>
        <w:rPr>
          <w:rFonts w:ascii="Times New Roman" w:hAnsi="Times New Roman"/>
          <w:sz w:val="28"/>
          <w:szCs w:val="28"/>
        </w:rPr>
        <w:t>4</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《中国象棋博弈搜素算法研究与实现》，沈阳工业大学，硕士学位论文，宋兴亮，</w:t>
      </w:r>
      <w:r w:rsidR="00667752" w:rsidRPr="0032545B">
        <w:rPr>
          <w:rFonts w:ascii="Times New Roman" w:hAnsi="Times New Roman" w:hint="eastAsia"/>
          <w:sz w:val="28"/>
          <w:szCs w:val="28"/>
        </w:rPr>
        <w:t>2</w:t>
      </w:r>
      <w:r w:rsidR="00667752" w:rsidRPr="0032545B">
        <w:rPr>
          <w:rFonts w:ascii="Times New Roman" w:hAnsi="Times New Roman"/>
          <w:sz w:val="28"/>
          <w:szCs w:val="28"/>
        </w:rPr>
        <w:t>012.02.23</w:t>
      </w:r>
    </w:p>
    <w:p w14:paraId="212504BF" w14:textId="063BE9B9" w:rsidR="00667752" w:rsidRPr="0032545B" w:rsidRDefault="0032545B">
      <w:pPr>
        <w:rPr>
          <w:rFonts w:ascii="Times New Roman" w:hAnsi="Times New Roman"/>
          <w:sz w:val="28"/>
          <w:szCs w:val="28"/>
        </w:rPr>
      </w:pPr>
      <w:r>
        <w:rPr>
          <w:rFonts w:ascii="Times New Roman" w:hAnsi="Times New Roman"/>
          <w:sz w:val="28"/>
          <w:szCs w:val="28"/>
        </w:rPr>
        <w:t>5</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《中国象棋博弈——局面评估研究》，南昌大学，硕士学位论文，罗涛、白似雪，</w:t>
      </w:r>
      <w:r w:rsidR="00667752" w:rsidRPr="0032545B">
        <w:rPr>
          <w:rFonts w:ascii="Times New Roman" w:hAnsi="Times New Roman" w:hint="eastAsia"/>
          <w:sz w:val="28"/>
          <w:szCs w:val="28"/>
        </w:rPr>
        <w:t>2</w:t>
      </w:r>
      <w:r w:rsidR="00667752" w:rsidRPr="0032545B">
        <w:rPr>
          <w:rFonts w:ascii="Times New Roman" w:hAnsi="Times New Roman"/>
          <w:sz w:val="28"/>
          <w:szCs w:val="28"/>
        </w:rPr>
        <w:t>009.12.27</w:t>
      </w:r>
    </w:p>
    <w:p w14:paraId="1A2494A1" w14:textId="70C4CE8B" w:rsidR="00667752" w:rsidRPr="0032545B" w:rsidRDefault="0032545B" w:rsidP="00667752">
      <w:pPr>
        <w:rPr>
          <w:rFonts w:ascii="Times New Roman" w:hAnsi="Times New Roman"/>
          <w:sz w:val="28"/>
          <w:szCs w:val="28"/>
        </w:rPr>
      </w:pPr>
      <w:r>
        <w:rPr>
          <w:rFonts w:ascii="Times New Roman" w:hAnsi="Times New Roman"/>
          <w:sz w:val="28"/>
          <w:szCs w:val="28"/>
        </w:rPr>
        <w:t>6</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《中国象棋博弈系统的研究与实现</w:t>
      </w:r>
      <w:r w:rsidR="00667752" w:rsidRPr="0032545B">
        <w:rPr>
          <w:rFonts w:ascii="Times New Roman" w:hAnsi="Times New Roman" w:hint="eastAsia"/>
          <w:sz w:val="28"/>
          <w:szCs w:val="28"/>
        </w:rPr>
        <w:t>_</w:t>
      </w:r>
      <w:r w:rsidR="00667752" w:rsidRPr="0032545B">
        <w:rPr>
          <w:rFonts w:ascii="Times New Roman" w:hAnsi="Times New Roman" w:hint="eastAsia"/>
          <w:sz w:val="28"/>
          <w:szCs w:val="28"/>
        </w:rPr>
        <w:t>危春波》，昆明理工大学，硕士</w:t>
      </w:r>
      <w:r w:rsidR="00667752" w:rsidRPr="0032545B">
        <w:rPr>
          <w:rFonts w:ascii="Times New Roman" w:hAnsi="Times New Roman" w:hint="eastAsia"/>
          <w:sz w:val="28"/>
          <w:szCs w:val="28"/>
        </w:rPr>
        <w:lastRenderedPageBreak/>
        <w:t>学位论文，危春波、王海瑞，</w:t>
      </w:r>
      <w:r w:rsidR="00667752" w:rsidRPr="0032545B">
        <w:rPr>
          <w:rFonts w:ascii="Times New Roman" w:hAnsi="Times New Roman" w:hint="eastAsia"/>
          <w:sz w:val="28"/>
          <w:szCs w:val="28"/>
        </w:rPr>
        <w:t>2</w:t>
      </w:r>
      <w:r w:rsidR="00667752" w:rsidRPr="0032545B">
        <w:rPr>
          <w:rFonts w:ascii="Times New Roman" w:hAnsi="Times New Roman"/>
          <w:sz w:val="28"/>
          <w:szCs w:val="28"/>
        </w:rPr>
        <w:t>008.3.5</w:t>
      </w:r>
    </w:p>
    <w:p w14:paraId="0866A60E" w14:textId="0420CB3B" w:rsidR="00667752" w:rsidRPr="0032545B" w:rsidRDefault="0032545B" w:rsidP="00667752">
      <w:pPr>
        <w:rPr>
          <w:rFonts w:ascii="Times New Roman" w:hAnsi="Times New Roman"/>
          <w:sz w:val="28"/>
          <w:szCs w:val="28"/>
        </w:rPr>
      </w:pPr>
      <w:r>
        <w:rPr>
          <w:rFonts w:ascii="Times New Roman" w:hAnsi="Times New Roman"/>
          <w:sz w:val="28"/>
          <w:szCs w:val="28"/>
        </w:rPr>
        <w:t>7</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《中国象棋计算机博弈数据结构与评估函数的研究和实现》，西安理工大学，硕士学位论文，谢艳茹、钱富才，</w:t>
      </w:r>
      <w:r w:rsidR="00667752" w:rsidRPr="0032545B">
        <w:rPr>
          <w:rFonts w:ascii="Times New Roman" w:hAnsi="Times New Roman" w:hint="eastAsia"/>
          <w:sz w:val="28"/>
          <w:szCs w:val="28"/>
        </w:rPr>
        <w:t>2</w:t>
      </w:r>
      <w:r w:rsidR="00667752" w:rsidRPr="0032545B">
        <w:rPr>
          <w:rFonts w:ascii="Times New Roman" w:hAnsi="Times New Roman"/>
          <w:sz w:val="28"/>
          <w:szCs w:val="28"/>
        </w:rPr>
        <w:t>008.3</w:t>
      </w:r>
    </w:p>
    <w:p w14:paraId="3F46CC9E" w14:textId="77777777" w:rsidR="00667752" w:rsidRPr="0032545B" w:rsidRDefault="00667752">
      <w:pPr>
        <w:rPr>
          <w:rFonts w:ascii="Times New Roman" w:hAnsi="Times New Roman"/>
          <w:sz w:val="28"/>
          <w:szCs w:val="28"/>
        </w:rPr>
      </w:pPr>
    </w:p>
    <w:sectPr w:rsidR="00667752" w:rsidRPr="0032545B">
      <w:headerReference w:type="default" r:id="rId48"/>
      <w:footerReference w:type="default" r:id="rId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F5EEC" w14:textId="77777777" w:rsidR="00BE4FC1" w:rsidRDefault="00BE4FC1">
      <w:r>
        <w:separator/>
      </w:r>
    </w:p>
  </w:endnote>
  <w:endnote w:type="continuationSeparator" w:id="0">
    <w:p w14:paraId="2CDB8F82" w14:textId="77777777" w:rsidR="00BE4FC1" w:rsidRDefault="00BE4FC1">
      <w:r>
        <w:continuationSeparator/>
      </w:r>
    </w:p>
  </w:endnote>
  <w:endnote w:type="continuationNotice" w:id="1">
    <w:p w14:paraId="444E66C1" w14:textId="77777777" w:rsidR="00BE4FC1" w:rsidRDefault="00BE4F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FZDBSJW--GB1-0">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6315A" w14:textId="77777777" w:rsidR="003238B8" w:rsidRDefault="00E61C0B">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D79D9">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D79D9">
      <w:rPr>
        <w:b/>
        <w:bCs/>
        <w:noProof/>
      </w:rPr>
      <w:t>3</w:t>
    </w:r>
    <w:r>
      <w:rPr>
        <w:b/>
        <w:bCs/>
        <w:sz w:val="24"/>
        <w:szCs w:val="24"/>
      </w:rPr>
      <w:fldChar w:fldCharType="end"/>
    </w:r>
  </w:p>
  <w:p w14:paraId="62902F99" w14:textId="77777777" w:rsidR="003238B8" w:rsidRDefault="003238B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9F23D" w14:textId="77777777" w:rsidR="00BE4FC1" w:rsidRDefault="00BE4FC1">
      <w:r>
        <w:separator/>
      </w:r>
    </w:p>
  </w:footnote>
  <w:footnote w:type="continuationSeparator" w:id="0">
    <w:p w14:paraId="07929D7C" w14:textId="77777777" w:rsidR="00BE4FC1" w:rsidRDefault="00BE4FC1">
      <w:r>
        <w:continuationSeparator/>
      </w:r>
    </w:p>
  </w:footnote>
  <w:footnote w:type="continuationNotice" w:id="1">
    <w:p w14:paraId="6DD82BFA" w14:textId="77777777" w:rsidR="00BE4FC1" w:rsidRDefault="00BE4F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E2AD" w14:textId="7CD64A22" w:rsidR="003238B8" w:rsidRDefault="00D57461">
    <w:pPr>
      <w:pStyle w:val="a5"/>
    </w:pPr>
    <w:r>
      <w:rPr>
        <w:rFonts w:hint="eastAsia"/>
      </w:rPr>
      <w:t>数据结构课程设计</w:t>
    </w:r>
    <w:r w:rsidR="00E61C0B">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A6F4A"/>
    <w:multiLevelType w:val="multilevel"/>
    <w:tmpl w:val="533C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32F24"/>
    <w:multiLevelType w:val="multilevel"/>
    <w:tmpl w:val="68CA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90407"/>
    <w:multiLevelType w:val="multilevel"/>
    <w:tmpl w:val="3A2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94E42"/>
    <w:multiLevelType w:val="multilevel"/>
    <w:tmpl w:val="E6E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05A1"/>
    <w:multiLevelType w:val="multilevel"/>
    <w:tmpl w:val="203305A1"/>
    <w:lvl w:ilvl="0">
      <w:start w:val="1"/>
      <w:numFmt w:val="decimal"/>
      <w:pStyle w:val="1"/>
      <w:lvlText w:val="%1"/>
      <w:lvlJc w:val="left"/>
      <w:pPr>
        <w:ind w:left="432" w:hanging="432"/>
      </w:pPr>
    </w:lvl>
    <w:lvl w:ilvl="1">
      <w:start w:val="1"/>
      <w:numFmt w:val="decimal"/>
      <w:pStyle w:val="2"/>
      <w:lvlText w:val="%1.%2"/>
      <w:lvlJc w:val="left"/>
      <w:pPr>
        <w:ind w:left="576" w:hanging="576"/>
      </w:pPr>
    </w:lvl>
    <w:lvl w:ilvl="2" w:tentative="1">
      <w:start w:val="1"/>
      <w:numFmt w:val="decimal"/>
      <w:pStyle w:val="3"/>
      <w:lvlText w:val="%1.%2.%3"/>
      <w:lvlJc w:val="left"/>
      <w:pPr>
        <w:ind w:left="720" w:hanging="720"/>
      </w:pPr>
    </w:lvl>
    <w:lvl w:ilvl="3" w:tentative="1">
      <w:start w:val="1"/>
      <w:numFmt w:val="decimal"/>
      <w:pStyle w:val="4"/>
      <w:lvlText w:val="%1.%2.%3.%4"/>
      <w:lvlJc w:val="left"/>
      <w:pPr>
        <w:ind w:left="864" w:hanging="864"/>
      </w:pPr>
    </w:lvl>
    <w:lvl w:ilvl="4" w:tentative="1">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5" w15:restartNumberingAfterBreak="0">
    <w:nsid w:val="26E566EB"/>
    <w:multiLevelType w:val="multilevel"/>
    <w:tmpl w:val="26E566EB"/>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6" w15:restartNumberingAfterBreak="0">
    <w:nsid w:val="47A252A4"/>
    <w:multiLevelType w:val="multilevel"/>
    <w:tmpl w:val="4D02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0B3854"/>
    <w:multiLevelType w:val="multilevel"/>
    <w:tmpl w:val="543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E3862"/>
    <w:multiLevelType w:val="multilevel"/>
    <w:tmpl w:val="AB2C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4"/>
  </w:num>
  <w:num w:numId="4">
    <w:abstractNumId w:val="2"/>
  </w:num>
  <w:num w:numId="5">
    <w:abstractNumId w:val="0"/>
  </w:num>
  <w:num w:numId="6">
    <w:abstractNumId w:val="1"/>
  </w:num>
  <w:num w:numId="7">
    <w:abstractNumId w:val="7"/>
  </w:num>
  <w:num w:numId="8">
    <w:abstractNumId w:val="6"/>
  </w:num>
  <w:num w:numId="9">
    <w:abstractNumId w:val="3"/>
  </w:num>
  <w:num w:numId="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阳 万">
    <w15:presenceInfo w15:providerId="Windows Live" w15:userId="cf685795c5b830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CAE"/>
    <w:rsid w:val="00014B11"/>
    <w:rsid w:val="00016499"/>
    <w:rsid w:val="00054DFD"/>
    <w:rsid w:val="00072FC7"/>
    <w:rsid w:val="00082A19"/>
    <w:rsid w:val="000A35C0"/>
    <w:rsid w:val="000B440D"/>
    <w:rsid w:val="000D0120"/>
    <w:rsid w:val="000D7E59"/>
    <w:rsid w:val="00123CAE"/>
    <w:rsid w:val="00133ECC"/>
    <w:rsid w:val="00136E38"/>
    <w:rsid w:val="001560B6"/>
    <w:rsid w:val="0017065B"/>
    <w:rsid w:val="001750C5"/>
    <w:rsid w:val="001800CD"/>
    <w:rsid w:val="00186C55"/>
    <w:rsid w:val="00187C4C"/>
    <w:rsid w:val="001B07F9"/>
    <w:rsid w:val="001C2EA3"/>
    <w:rsid w:val="001F3BB9"/>
    <w:rsid w:val="001F57B6"/>
    <w:rsid w:val="00212D3E"/>
    <w:rsid w:val="002168D4"/>
    <w:rsid w:val="00281577"/>
    <w:rsid w:val="00293F13"/>
    <w:rsid w:val="002A24BE"/>
    <w:rsid w:val="002A7D0B"/>
    <w:rsid w:val="002B1ABE"/>
    <w:rsid w:val="002C497F"/>
    <w:rsid w:val="002D3B16"/>
    <w:rsid w:val="002D3B9A"/>
    <w:rsid w:val="002D79D9"/>
    <w:rsid w:val="002F0BE0"/>
    <w:rsid w:val="003039F3"/>
    <w:rsid w:val="00316583"/>
    <w:rsid w:val="003172FA"/>
    <w:rsid w:val="003238B8"/>
    <w:rsid w:val="0032545B"/>
    <w:rsid w:val="00336C91"/>
    <w:rsid w:val="0035581D"/>
    <w:rsid w:val="003603E2"/>
    <w:rsid w:val="00370B53"/>
    <w:rsid w:val="00382CAE"/>
    <w:rsid w:val="003965E6"/>
    <w:rsid w:val="003A1590"/>
    <w:rsid w:val="003D7729"/>
    <w:rsid w:val="003E7238"/>
    <w:rsid w:val="00406B7E"/>
    <w:rsid w:val="00416737"/>
    <w:rsid w:val="0042008B"/>
    <w:rsid w:val="00431DB1"/>
    <w:rsid w:val="004347B9"/>
    <w:rsid w:val="0044708F"/>
    <w:rsid w:val="00457362"/>
    <w:rsid w:val="004772EC"/>
    <w:rsid w:val="0049638A"/>
    <w:rsid w:val="004D5297"/>
    <w:rsid w:val="004E0675"/>
    <w:rsid w:val="004E351F"/>
    <w:rsid w:val="005060E4"/>
    <w:rsid w:val="00514FCD"/>
    <w:rsid w:val="00517A44"/>
    <w:rsid w:val="00536E74"/>
    <w:rsid w:val="005426FE"/>
    <w:rsid w:val="0054606C"/>
    <w:rsid w:val="00550B14"/>
    <w:rsid w:val="00567F48"/>
    <w:rsid w:val="00581703"/>
    <w:rsid w:val="0059763F"/>
    <w:rsid w:val="005B13EA"/>
    <w:rsid w:val="005B5E4A"/>
    <w:rsid w:val="005C3327"/>
    <w:rsid w:val="005D14D4"/>
    <w:rsid w:val="005E6308"/>
    <w:rsid w:val="005F5EDA"/>
    <w:rsid w:val="00604CAC"/>
    <w:rsid w:val="0061342A"/>
    <w:rsid w:val="00622224"/>
    <w:rsid w:val="006231B7"/>
    <w:rsid w:val="00656E95"/>
    <w:rsid w:val="00667752"/>
    <w:rsid w:val="006747D0"/>
    <w:rsid w:val="006972B7"/>
    <w:rsid w:val="006D1702"/>
    <w:rsid w:val="006E00D8"/>
    <w:rsid w:val="006F7FAE"/>
    <w:rsid w:val="00707C62"/>
    <w:rsid w:val="00712397"/>
    <w:rsid w:val="0072291A"/>
    <w:rsid w:val="0072567A"/>
    <w:rsid w:val="00730768"/>
    <w:rsid w:val="0073247E"/>
    <w:rsid w:val="00747EE9"/>
    <w:rsid w:val="00757C6B"/>
    <w:rsid w:val="00773465"/>
    <w:rsid w:val="007855E1"/>
    <w:rsid w:val="00792876"/>
    <w:rsid w:val="007979F9"/>
    <w:rsid w:val="007B288E"/>
    <w:rsid w:val="007C0C20"/>
    <w:rsid w:val="007C6F0C"/>
    <w:rsid w:val="007E6E16"/>
    <w:rsid w:val="007F1611"/>
    <w:rsid w:val="007F290A"/>
    <w:rsid w:val="007F6E26"/>
    <w:rsid w:val="00836E70"/>
    <w:rsid w:val="00843D16"/>
    <w:rsid w:val="00844FED"/>
    <w:rsid w:val="00873CBC"/>
    <w:rsid w:val="008750D8"/>
    <w:rsid w:val="00875EFC"/>
    <w:rsid w:val="00884E30"/>
    <w:rsid w:val="00892D68"/>
    <w:rsid w:val="00897DF2"/>
    <w:rsid w:val="008A16BE"/>
    <w:rsid w:val="008A7C32"/>
    <w:rsid w:val="008C60D9"/>
    <w:rsid w:val="008D0C71"/>
    <w:rsid w:val="008E326B"/>
    <w:rsid w:val="008E551F"/>
    <w:rsid w:val="009024FA"/>
    <w:rsid w:val="00916E26"/>
    <w:rsid w:val="00922D0A"/>
    <w:rsid w:val="009271DD"/>
    <w:rsid w:val="0093651A"/>
    <w:rsid w:val="00942A07"/>
    <w:rsid w:val="009711F5"/>
    <w:rsid w:val="00985EA7"/>
    <w:rsid w:val="009A3732"/>
    <w:rsid w:val="009F04EC"/>
    <w:rsid w:val="00A21326"/>
    <w:rsid w:val="00A22D89"/>
    <w:rsid w:val="00A423C4"/>
    <w:rsid w:val="00A44B42"/>
    <w:rsid w:val="00A768A2"/>
    <w:rsid w:val="00AB0D0C"/>
    <w:rsid w:val="00AB4921"/>
    <w:rsid w:val="00B14EE5"/>
    <w:rsid w:val="00B254FF"/>
    <w:rsid w:val="00B27F22"/>
    <w:rsid w:val="00B37B98"/>
    <w:rsid w:val="00B37F3A"/>
    <w:rsid w:val="00B83A04"/>
    <w:rsid w:val="00B8450C"/>
    <w:rsid w:val="00B86316"/>
    <w:rsid w:val="00B90EB5"/>
    <w:rsid w:val="00B94A7F"/>
    <w:rsid w:val="00BB6EB9"/>
    <w:rsid w:val="00BD06AC"/>
    <w:rsid w:val="00BD362B"/>
    <w:rsid w:val="00BD38A5"/>
    <w:rsid w:val="00BE376D"/>
    <w:rsid w:val="00BE4FC1"/>
    <w:rsid w:val="00BF0F2B"/>
    <w:rsid w:val="00C046E1"/>
    <w:rsid w:val="00C45EA6"/>
    <w:rsid w:val="00C50250"/>
    <w:rsid w:val="00C56422"/>
    <w:rsid w:val="00C5765E"/>
    <w:rsid w:val="00C604D0"/>
    <w:rsid w:val="00C63113"/>
    <w:rsid w:val="00C75547"/>
    <w:rsid w:val="00C81277"/>
    <w:rsid w:val="00C82913"/>
    <w:rsid w:val="00CB4599"/>
    <w:rsid w:val="00CB5EC0"/>
    <w:rsid w:val="00CB7993"/>
    <w:rsid w:val="00CE1B24"/>
    <w:rsid w:val="00CE3101"/>
    <w:rsid w:val="00CE6834"/>
    <w:rsid w:val="00D03F0B"/>
    <w:rsid w:val="00D16E43"/>
    <w:rsid w:val="00D4658B"/>
    <w:rsid w:val="00D526BF"/>
    <w:rsid w:val="00D57461"/>
    <w:rsid w:val="00D61352"/>
    <w:rsid w:val="00D730FF"/>
    <w:rsid w:val="00D75DD8"/>
    <w:rsid w:val="00D8337D"/>
    <w:rsid w:val="00D906DC"/>
    <w:rsid w:val="00D91A2F"/>
    <w:rsid w:val="00DA11A3"/>
    <w:rsid w:val="00DA6049"/>
    <w:rsid w:val="00DB585B"/>
    <w:rsid w:val="00DC6F2B"/>
    <w:rsid w:val="00DD2A7A"/>
    <w:rsid w:val="00DE2E9B"/>
    <w:rsid w:val="00DE356C"/>
    <w:rsid w:val="00DE4BD0"/>
    <w:rsid w:val="00E37897"/>
    <w:rsid w:val="00E43AAE"/>
    <w:rsid w:val="00E53A76"/>
    <w:rsid w:val="00E5645C"/>
    <w:rsid w:val="00E61C0B"/>
    <w:rsid w:val="00E73139"/>
    <w:rsid w:val="00E764ED"/>
    <w:rsid w:val="00E870B2"/>
    <w:rsid w:val="00EA0E20"/>
    <w:rsid w:val="00EA4A4B"/>
    <w:rsid w:val="00EA6D5C"/>
    <w:rsid w:val="00EA7D90"/>
    <w:rsid w:val="00EB3668"/>
    <w:rsid w:val="00EB7009"/>
    <w:rsid w:val="00ED5A9D"/>
    <w:rsid w:val="00EE0091"/>
    <w:rsid w:val="00EE1C31"/>
    <w:rsid w:val="00EE2B8E"/>
    <w:rsid w:val="00EF09C4"/>
    <w:rsid w:val="00F102DD"/>
    <w:rsid w:val="00F17046"/>
    <w:rsid w:val="00F51FC3"/>
    <w:rsid w:val="00F5676C"/>
    <w:rsid w:val="00F5767C"/>
    <w:rsid w:val="00F60DDB"/>
    <w:rsid w:val="00F628B8"/>
    <w:rsid w:val="00F643BC"/>
    <w:rsid w:val="00F746E7"/>
    <w:rsid w:val="00F75B8B"/>
    <w:rsid w:val="00F77529"/>
    <w:rsid w:val="00F826E9"/>
    <w:rsid w:val="00F94925"/>
    <w:rsid w:val="00FE2914"/>
    <w:rsid w:val="3CE120F1"/>
    <w:rsid w:val="69874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4F14E2F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a">
    <w:name w:val="Normal"/>
    <w:qFormat/>
    <w:rsid w:val="00667752"/>
    <w:pPr>
      <w:widowControl w:val="0"/>
      <w:jc w:val="both"/>
      <w:pPrChange w:id="0" w:author="阳 万" w:date="2026-05-03T12:15:00Z">
        <w:pPr>
          <w:widowControl w:val="0"/>
          <w:jc w:val="both"/>
        </w:pPr>
      </w:pPrChange>
    </w:pPr>
    <w:rPr>
      <w:rFonts w:ascii="Calibri" w:hAnsi="Calibri"/>
      <w:kern w:val="2"/>
      <w:sz w:val="21"/>
      <w:szCs w:val="22"/>
      <w:rPrChange w:id="0" w:author="阳 万" w:date="2026-05-03T12:15:00Z">
        <w:rPr>
          <w:rFonts w:ascii="Calibri" w:eastAsia="宋体" w:hAnsi="Calibri"/>
          <w:kern w:val="2"/>
          <w:sz w:val="21"/>
          <w:szCs w:val="22"/>
          <w:lang w:val="en-US" w:eastAsia="zh-CN" w:bidi="ar-SA"/>
        </w:rPr>
      </w:rPrChange>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Calibri Light" w:hAnsi="Calibri Light"/>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Calibri Light" w:hAnsi="Calibri Light"/>
      <w:b/>
      <w:bCs/>
      <w:sz w:val="28"/>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Calibri Light" w:hAnsi="Calibri Light"/>
      <w:b/>
      <w:bCs/>
      <w:sz w:val="24"/>
      <w:szCs w:val="24"/>
    </w:rPr>
  </w:style>
  <w:style w:type="paragraph" w:styleId="7">
    <w:name w:val="heading 7"/>
    <w:basedOn w:val="a"/>
    <w:next w:val="a"/>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Calibri Light" w:hAnsi="Calibri Light"/>
      <w:sz w:val="24"/>
      <w:szCs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Calibri Light" w:hAnsi="Calibri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ind w:leftChars="1200" w:left="2520"/>
    </w:pPr>
  </w:style>
  <w:style w:type="paragraph" w:styleId="TOC5">
    <w:name w:val="toc 5"/>
    <w:basedOn w:val="a"/>
    <w:next w:val="a"/>
    <w:uiPriority w:val="39"/>
    <w:unhideWhenUsed/>
    <w:pPr>
      <w:ind w:leftChars="800" w:left="1680"/>
    </w:pPr>
  </w:style>
  <w:style w:type="paragraph" w:styleId="TOC3">
    <w:name w:val="toc 3"/>
    <w:basedOn w:val="a"/>
    <w:next w:val="a"/>
    <w:uiPriority w:val="39"/>
    <w:unhideWhenUsed/>
    <w:pPr>
      <w:ind w:leftChars="400" w:left="840"/>
    </w:pPr>
  </w:style>
  <w:style w:type="paragraph" w:styleId="TOC8">
    <w:name w:val="toc 8"/>
    <w:basedOn w:val="a"/>
    <w:next w:val="a"/>
    <w:uiPriority w:val="39"/>
    <w:unhideWhenUsed/>
    <w:pPr>
      <w:ind w:leftChars="1400" w:left="29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4">
    <w:name w:val="toc 4"/>
    <w:basedOn w:val="a"/>
    <w:next w:val="a"/>
    <w:uiPriority w:val="39"/>
    <w:unhideWhenUsed/>
    <w:pPr>
      <w:ind w:leftChars="600" w:left="1260"/>
    </w:pPr>
  </w:style>
  <w:style w:type="paragraph" w:styleId="TOC6">
    <w:name w:val="toc 6"/>
    <w:basedOn w:val="a"/>
    <w:next w:val="a"/>
    <w:uiPriority w:val="39"/>
    <w:unhideWhenUsed/>
    <w:pPr>
      <w:ind w:leftChars="1000" w:left="2100"/>
    </w:pPr>
  </w:style>
  <w:style w:type="paragraph" w:styleId="TOC2">
    <w:name w:val="toc 2"/>
    <w:basedOn w:val="a"/>
    <w:next w:val="a"/>
    <w:uiPriority w:val="39"/>
    <w:unhideWhenUsed/>
    <w:pPr>
      <w:ind w:leftChars="200" w:left="420"/>
    </w:pPr>
  </w:style>
  <w:style w:type="paragraph" w:styleId="TOC9">
    <w:name w:val="toc 9"/>
    <w:basedOn w:val="a"/>
    <w:next w:val="a"/>
    <w:uiPriority w:val="39"/>
    <w:unhideWhenUsed/>
    <w:pPr>
      <w:ind w:leftChars="1600" w:left="336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Calibri Light" w:eastAsia="宋体" w:hAnsi="Calibri Light"/>
      <w:b/>
      <w:bCs/>
      <w:sz w:val="32"/>
      <w:szCs w:val="32"/>
    </w:rPr>
  </w:style>
  <w:style w:type="character" w:customStyle="1" w:styleId="30">
    <w:name w:val="标题 3 字符"/>
    <w:basedOn w:val="a0"/>
    <w:link w:val="3"/>
    <w:uiPriority w:val="9"/>
    <w:rPr>
      <w:b/>
      <w:bCs/>
      <w:sz w:val="32"/>
      <w:szCs w:val="32"/>
    </w:rPr>
  </w:style>
  <w:style w:type="character" w:customStyle="1" w:styleId="40">
    <w:name w:val="标题 4 字符"/>
    <w:basedOn w:val="a0"/>
    <w:link w:val="4"/>
    <w:uiPriority w:val="9"/>
    <w:rPr>
      <w:rFonts w:ascii="Calibri Light" w:eastAsia="宋体" w:hAnsi="Calibri Light"/>
      <w:b/>
      <w:bCs/>
      <w:sz w:val="28"/>
      <w:szCs w:val="28"/>
    </w:rPr>
  </w:style>
  <w:style w:type="character" w:customStyle="1" w:styleId="50">
    <w:name w:val="标题 5 字符"/>
    <w:basedOn w:val="a0"/>
    <w:link w:val="5"/>
    <w:uiPriority w:val="9"/>
    <w:rPr>
      <w:b/>
      <w:bCs/>
      <w:sz w:val="28"/>
      <w:szCs w:val="28"/>
    </w:rPr>
  </w:style>
  <w:style w:type="character" w:customStyle="1" w:styleId="60">
    <w:name w:val="标题 6 字符"/>
    <w:basedOn w:val="a0"/>
    <w:link w:val="6"/>
    <w:uiPriority w:val="9"/>
    <w:rPr>
      <w:rFonts w:ascii="Calibri Light" w:eastAsia="宋体" w:hAnsi="Calibri Light"/>
      <w:b/>
      <w:bCs/>
      <w:sz w:val="24"/>
      <w:szCs w:val="24"/>
    </w:rPr>
  </w:style>
  <w:style w:type="character" w:customStyle="1" w:styleId="70">
    <w:name w:val="标题 7 字符"/>
    <w:basedOn w:val="a0"/>
    <w:link w:val="7"/>
    <w:uiPriority w:val="9"/>
    <w:rPr>
      <w:b/>
      <w:bCs/>
      <w:sz w:val="24"/>
      <w:szCs w:val="24"/>
    </w:rPr>
  </w:style>
  <w:style w:type="character" w:customStyle="1" w:styleId="80">
    <w:name w:val="标题 8 字符"/>
    <w:basedOn w:val="a0"/>
    <w:link w:val="8"/>
    <w:uiPriority w:val="9"/>
    <w:rPr>
      <w:rFonts w:ascii="Calibri Light" w:eastAsia="宋体" w:hAnsi="Calibri Light"/>
      <w:sz w:val="24"/>
      <w:szCs w:val="24"/>
    </w:rPr>
  </w:style>
  <w:style w:type="character" w:customStyle="1" w:styleId="90">
    <w:name w:val="标题 9 字符"/>
    <w:basedOn w:val="a0"/>
    <w:link w:val="9"/>
    <w:uiPriority w:val="9"/>
    <w:rPr>
      <w:rFonts w:ascii="Calibri Light" w:eastAsia="宋体" w:hAnsi="Calibri Light"/>
      <w:szCs w:val="21"/>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8">
    <w:name w:val="Hyperlink"/>
    <w:basedOn w:val="a0"/>
    <w:uiPriority w:val="99"/>
    <w:unhideWhenUsed/>
    <w:rsid w:val="002D79D9"/>
    <w:rPr>
      <w:color w:val="0000FF" w:themeColor="hyperlink"/>
      <w:u w:val="single"/>
    </w:rPr>
  </w:style>
  <w:style w:type="paragraph" w:styleId="a9">
    <w:name w:val="Normal (Web)"/>
    <w:basedOn w:val="a"/>
    <w:uiPriority w:val="99"/>
    <w:unhideWhenUsed/>
    <w:rsid w:val="00C56422"/>
    <w:rPr>
      <w:rFonts w:ascii="Times New Roman" w:hAnsi="Times New Roman"/>
      <w:sz w:val="24"/>
      <w:szCs w:val="24"/>
    </w:rPr>
  </w:style>
  <w:style w:type="paragraph" w:styleId="HTML">
    <w:name w:val="HTML Preformatted"/>
    <w:basedOn w:val="a"/>
    <w:link w:val="HTML0"/>
    <w:uiPriority w:val="99"/>
    <w:semiHidden/>
    <w:unhideWhenUsed/>
    <w:rsid w:val="00B254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B254FF"/>
    <w:rPr>
      <w:rFonts w:ascii="宋体" w:hAnsi="宋体" w:cs="宋体"/>
      <w:sz w:val="24"/>
      <w:szCs w:val="24"/>
    </w:rPr>
  </w:style>
  <w:style w:type="character" w:styleId="HTML1">
    <w:name w:val="HTML Code"/>
    <w:basedOn w:val="a0"/>
    <w:uiPriority w:val="99"/>
    <w:semiHidden/>
    <w:unhideWhenUsed/>
    <w:rsid w:val="00B254FF"/>
    <w:rPr>
      <w:rFonts w:ascii="宋体" w:eastAsia="宋体" w:hAnsi="宋体" w:cs="宋体"/>
      <w:sz w:val="24"/>
      <w:szCs w:val="24"/>
    </w:rPr>
  </w:style>
  <w:style w:type="character" w:styleId="aa">
    <w:name w:val="Strong"/>
    <w:basedOn w:val="a0"/>
    <w:uiPriority w:val="22"/>
    <w:qFormat/>
    <w:rsid w:val="00A21326"/>
    <w:rPr>
      <w:b/>
      <w:bCs/>
    </w:rPr>
  </w:style>
  <w:style w:type="character" w:customStyle="1" w:styleId="g">
    <w:name w:val="ͼg"/>
    <w:basedOn w:val="a0"/>
    <w:rsid w:val="00DD2A7A"/>
  </w:style>
  <w:style w:type="character" w:customStyle="1" w:styleId="m">
    <w:name w:val="ͼm"/>
    <w:basedOn w:val="a0"/>
    <w:rsid w:val="00DD2A7A"/>
  </w:style>
  <w:style w:type="paragraph" w:styleId="ab">
    <w:name w:val="Revision"/>
    <w:hidden/>
    <w:uiPriority w:val="99"/>
    <w:semiHidden/>
    <w:rsid w:val="00DD2A7A"/>
    <w:rPr>
      <w:rFonts w:ascii="Calibri" w:hAnsi="Calibri"/>
      <w:kern w:val="2"/>
      <w:sz w:val="21"/>
      <w:szCs w:val="22"/>
    </w:rPr>
  </w:style>
  <w:style w:type="character" w:styleId="ac">
    <w:name w:val="Unresolved Mention"/>
    <w:basedOn w:val="a0"/>
    <w:rsid w:val="00CB4599"/>
    <w:rPr>
      <w:color w:val="605E5C"/>
      <w:shd w:val="clear" w:color="auto" w:fill="E1DFDD"/>
    </w:rPr>
  </w:style>
  <w:style w:type="character" w:customStyle="1" w:styleId="fontstyle01">
    <w:name w:val="fontstyle01"/>
    <w:basedOn w:val="a0"/>
    <w:rsid w:val="001C2EA3"/>
    <w:rPr>
      <w:rFonts w:ascii="FZDBSJW--GB1-0" w:hAnsi="FZDBSJW--GB1-0" w:hint="default"/>
      <w:b w:val="0"/>
      <w:bCs w:val="0"/>
      <w:i w:val="0"/>
      <w:iCs w:val="0"/>
      <w:color w:val="000000"/>
      <w:sz w:val="32"/>
      <w:szCs w:val="32"/>
    </w:rPr>
  </w:style>
  <w:style w:type="paragraph" w:styleId="ad">
    <w:name w:val="Date"/>
    <w:basedOn w:val="a"/>
    <w:next w:val="a"/>
    <w:link w:val="ae"/>
    <w:semiHidden/>
    <w:unhideWhenUsed/>
    <w:rsid w:val="00431DB1"/>
    <w:pPr>
      <w:ind w:leftChars="2500" w:left="100"/>
    </w:pPr>
  </w:style>
  <w:style w:type="character" w:customStyle="1" w:styleId="ae">
    <w:name w:val="日期 字符"/>
    <w:basedOn w:val="a0"/>
    <w:link w:val="ad"/>
    <w:semiHidden/>
    <w:rsid w:val="00431DB1"/>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242326">
      <w:bodyDiv w:val="1"/>
      <w:marLeft w:val="0"/>
      <w:marRight w:val="0"/>
      <w:marTop w:val="0"/>
      <w:marBottom w:val="0"/>
      <w:divBdr>
        <w:top w:val="none" w:sz="0" w:space="0" w:color="auto"/>
        <w:left w:val="none" w:sz="0" w:space="0" w:color="auto"/>
        <w:bottom w:val="none" w:sz="0" w:space="0" w:color="auto"/>
        <w:right w:val="none" w:sz="0" w:space="0" w:color="auto"/>
      </w:divBdr>
    </w:div>
    <w:div w:id="331841218">
      <w:bodyDiv w:val="1"/>
      <w:marLeft w:val="0"/>
      <w:marRight w:val="0"/>
      <w:marTop w:val="0"/>
      <w:marBottom w:val="0"/>
      <w:divBdr>
        <w:top w:val="none" w:sz="0" w:space="0" w:color="auto"/>
        <w:left w:val="none" w:sz="0" w:space="0" w:color="auto"/>
        <w:bottom w:val="none" w:sz="0" w:space="0" w:color="auto"/>
        <w:right w:val="none" w:sz="0" w:space="0" w:color="auto"/>
      </w:divBdr>
    </w:div>
    <w:div w:id="750934936">
      <w:bodyDiv w:val="1"/>
      <w:marLeft w:val="0"/>
      <w:marRight w:val="0"/>
      <w:marTop w:val="0"/>
      <w:marBottom w:val="0"/>
      <w:divBdr>
        <w:top w:val="none" w:sz="0" w:space="0" w:color="auto"/>
        <w:left w:val="none" w:sz="0" w:space="0" w:color="auto"/>
        <w:bottom w:val="none" w:sz="0" w:space="0" w:color="auto"/>
        <w:right w:val="none" w:sz="0" w:space="0" w:color="auto"/>
      </w:divBdr>
    </w:div>
    <w:div w:id="811408653">
      <w:bodyDiv w:val="1"/>
      <w:marLeft w:val="0"/>
      <w:marRight w:val="0"/>
      <w:marTop w:val="0"/>
      <w:marBottom w:val="0"/>
      <w:divBdr>
        <w:top w:val="none" w:sz="0" w:space="0" w:color="auto"/>
        <w:left w:val="none" w:sz="0" w:space="0" w:color="auto"/>
        <w:bottom w:val="none" w:sz="0" w:space="0" w:color="auto"/>
        <w:right w:val="none" w:sz="0" w:space="0" w:color="auto"/>
      </w:divBdr>
    </w:div>
    <w:div w:id="1138956760">
      <w:bodyDiv w:val="1"/>
      <w:marLeft w:val="0"/>
      <w:marRight w:val="0"/>
      <w:marTop w:val="0"/>
      <w:marBottom w:val="0"/>
      <w:divBdr>
        <w:top w:val="none" w:sz="0" w:space="0" w:color="auto"/>
        <w:left w:val="none" w:sz="0" w:space="0" w:color="auto"/>
        <w:bottom w:val="none" w:sz="0" w:space="0" w:color="auto"/>
        <w:right w:val="none" w:sz="0" w:space="0" w:color="auto"/>
      </w:divBdr>
    </w:div>
    <w:div w:id="1141920800">
      <w:bodyDiv w:val="1"/>
      <w:marLeft w:val="0"/>
      <w:marRight w:val="0"/>
      <w:marTop w:val="0"/>
      <w:marBottom w:val="0"/>
      <w:divBdr>
        <w:top w:val="none" w:sz="0" w:space="0" w:color="auto"/>
        <w:left w:val="none" w:sz="0" w:space="0" w:color="auto"/>
        <w:bottom w:val="none" w:sz="0" w:space="0" w:color="auto"/>
        <w:right w:val="none" w:sz="0" w:space="0" w:color="auto"/>
      </w:divBdr>
    </w:div>
    <w:div w:id="1517117192">
      <w:bodyDiv w:val="1"/>
      <w:marLeft w:val="0"/>
      <w:marRight w:val="0"/>
      <w:marTop w:val="0"/>
      <w:marBottom w:val="0"/>
      <w:divBdr>
        <w:top w:val="none" w:sz="0" w:space="0" w:color="auto"/>
        <w:left w:val="none" w:sz="0" w:space="0" w:color="auto"/>
        <w:bottom w:val="none" w:sz="0" w:space="0" w:color="auto"/>
        <w:right w:val="none" w:sz="0" w:space="0" w:color="auto"/>
      </w:divBdr>
    </w:div>
    <w:div w:id="1567648774">
      <w:bodyDiv w:val="1"/>
      <w:marLeft w:val="0"/>
      <w:marRight w:val="0"/>
      <w:marTop w:val="0"/>
      <w:marBottom w:val="0"/>
      <w:divBdr>
        <w:top w:val="none" w:sz="0" w:space="0" w:color="auto"/>
        <w:left w:val="none" w:sz="0" w:space="0" w:color="auto"/>
        <w:bottom w:val="none" w:sz="0" w:space="0" w:color="auto"/>
        <w:right w:val="none" w:sz="0" w:space="0" w:color="auto"/>
      </w:divBdr>
    </w:div>
    <w:div w:id="1599874822">
      <w:bodyDiv w:val="1"/>
      <w:marLeft w:val="0"/>
      <w:marRight w:val="0"/>
      <w:marTop w:val="0"/>
      <w:marBottom w:val="0"/>
      <w:divBdr>
        <w:top w:val="none" w:sz="0" w:space="0" w:color="auto"/>
        <w:left w:val="none" w:sz="0" w:space="0" w:color="auto"/>
        <w:bottom w:val="none" w:sz="0" w:space="0" w:color="auto"/>
        <w:right w:val="none" w:sz="0" w:space="0" w:color="auto"/>
      </w:divBdr>
    </w:div>
    <w:div w:id="1600412059">
      <w:bodyDiv w:val="1"/>
      <w:marLeft w:val="0"/>
      <w:marRight w:val="0"/>
      <w:marTop w:val="0"/>
      <w:marBottom w:val="0"/>
      <w:divBdr>
        <w:top w:val="none" w:sz="0" w:space="0" w:color="auto"/>
        <w:left w:val="none" w:sz="0" w:space="0" w:color="auto"/>
        <w:bottom w:val="none" w:sz="0" w:space="0" w:color="auto"/>
        <w:right w:val="none" w:sz="0" w:space="0" w:color="auto"/>
      </w:divBdr>
    </w:div>
    <w:div w:id="1649438940">
      <w:bodyDiv w:val="1"/>
      <w:marLeft w:val="0"/>
      <w:marRight w:val="0"/>
      <w:marTop w:val="0"/>
      <w:marBottom w:val="0"/>
      <w:divBdr>
        <w:top w:val="none" w:sz="0" w:space="0" w:color="auto"/>
        <w:left w:val="none" w:sz="0" w:space="0" w:color="auto"/>
        <w:bottom w:val="none" w:sz="0" w:space="0" w:color="auto"/>
        <w:right w:val="none" w:sz="0" w:space="0" w:color="auto"/>
      </w:divBdr>
    </w:div>
    <w:div w:id="1879854816">
      <w:bodyDiv w:val="1"/>
      <w:marLeft w:val="0"/>
      <w:marRight w:val="0"/>
      <w:marTop w:val="0"/>
      <w:marBottom w:val="0"/>
      <w:divBdr>
        <w:top w:val="none" w:sz="0" w:space="0" w:color="auto"/>
        <w:left w:val="none" w:sz="0" w:space="0" w:color="auto"/>
        <w:bottom w:val="none" w:sz="0" w:space="0" w:color="auto"/>
        <w:right w:val="none" w:sz="0" w:space="0" w:color="auto"/>
      </w:divBdr>
    </w:div>
    <w:div w:id="1945385746">
      <w:bodyDiv w:val="1"/>
      <w:marLeft w:val="0"/>
      <w:marRight w:val="0"/>
      <w:marTop w:val="0"/>
      <w:marBottom w:val="0"/>
      <w:divBdr>
        <w:top w:val="none" w:sz="0" w:space="0" w:color="auto"/>
        <w:left w:val="none" w:sz="0" w:space="0" w:color="auto"/>
        <w:bottom w:val="none" w:sz="0" w:space="0" w:color="auto"/>
        <w:right w:val="none" w:sz="0" w:space="0" w:color="auto"/>
      </w:divBdr>
    </w:div>
    <w:div w:id="2019230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xqbase/eleeye" TargetMode="External"/><Relationship Id="rId21" Type="http://schemas.openxmlformats.org/officeDocument/2006/relationships/image" Target="media/image13.png"/><Relationship Id="rId34" Type="http://schemas.openxmlformats.org/officeDocument/2006/relationships/hyperlink" Target="https://gamedev.net/tutorials/programming/artificial-intelligence/chess-programming-part-ii-data-structures-r1046/" TargetMode="External"/><Relationship Id="rId42" Type="http://schemas.openxmlformats.org/officeDocument/2006/relationships/hyperlink" Target="https://ss.zhizhen.com/s?sw=author%28%E9%82%B1%E8%99%B9%E5%9D%A4%29authorcompy%28%E6%B2%88%E9%98%B3%E8%88%AA%E7%A9%BA%E8%88%AA%E5%A4%A9%E5%A4%A7%E5%AD%A6%E5%B7%A5%E7%A8%8B%E8%AE%AD%E7%BB%83%E4%B8%AD%E5%BF%83%29" TargetMode="External"/><Relationship Id="rId47" Type="http://schemas.openxmlformats.org/officeDocument/2006/relationships/hyperlink" Target="https://ss.zhizhen.com/s?sw=tutor%28%E7%94%B0%E5%8D%AB%E8%90%8D%29"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xqbase.co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xqbase.com/resource.htm" TargetMode="External"/><Relationship Id="rId37" Type="http://schemas.openxmlformats.org/officeDocument/2006/relationships/hyperlink" Target="https://www.cnblogs.com/tuanzang/archive/2013/02/27/2935729.html" TargetMode="External"/><Relationship Id="rId40" Type="http://schemas.openxmlformats.org/officeDocument/2006/relationships/hyperlink" Target="https://www.xqbase.com/league/mrsd.htm" TargetMode="External"/><Relationship Id="rId45" Type="http://schemas.openxmlformats.org/officeDocument/2006/relationships/hyperlink" Target="https://ss.zhizhen.com/s?sw=author%28%E6%9D%A8%E5%91%A8%E5%87%A4%29authorcompy%28%E6%B2%88%E9%98%B3%E8%88%AA%E7%A9%BA%E8%88%AA%E5%A4%A9%E5%A4%A7%E5%AD%A6%E5%B7%A5%E7%A8%8B%E8%AE%AD%E7%BB%83%E4%B8%AD%E5%BF%83%29"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nblogs.com/tuanzang/archive/2013/02/27/2935743.html" TargetMode="External"/><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xqbase.com/computer/outline.htm" TargetMode="External"/><Relationship Id="rId44" Type="http://schemas.openxmlformats.org/officeDocument/2006/relationships/hyperlink" Target="https://ss.zhizhen.com/s?sw=author%28%E6%9D%8E%E9%A3%9E%29authorcompy%28%E6%B2%88%E9%98%B3%E8%88%AA%E7%A9%BA%E8%88%AA%E5%A4%A9%E5%A4%A7%E5%AD%A6%E5%B7%A5%E7%A8%8B%E8%AE%AD%E7%BB%83%E4%B8%AD%E5%BF%83%29"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xqbase.com/computer/stepbystep1.htm" TargetMode="External"/><Relationship Id="rId35" Type="http://schemas.openxmlformats.org/officeDocument/2006/relationships/hyperlink" Target="https://www.cnblogs.com/royhoo/p/6426394.html" TargetMode="External"/><Relationship Id="rId43" Type="http://schemas.openxmlformats.org/officeDocument/2006/relationships/hyperlink" Target="https://ss.zhizhen.com/s?sw=author%28%E5%90%B4%E7%87%95%E7%87%95%29authorcompy%28%E6%B2%88%E9%98%B3%E8%88%AA%E7%A9%BA%E8%88%AA%E5%A4%A9%E5%A4%A7%E5%AD%A6%E5%B7%A5%E7%A8%8B%E8%AE%AD%E7%BB%83%E4%B8%AD%E5%BF%83%29" TargetMode="External"/><Relationship Id="rId48" Type="http://schemas.openxmlformats.org/officeDocument/2006/relationships/header" Target="header1.xml"/><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amedev.net/" TargetMode="External"/><Relationship Id="rId38" Type="http://schemas.openxmlformats.org/officeDocument/2006/relationships/hyperlink" Target="https://oi.wiki/math/game-theory/zero-sum-game/" TargetMode="External"/><Relationship Id="rId46" Type="http://schemas.openxmlformats.org/officeDocument/2006/relationships/hyperlink" Target="https://ss.zhizhen.com/s?sw=tutor%28%E9%9F%A9%E7%87%AE%29" TargetMode="External"/><Relationship Id="rId20" Type="http://schemas.openxmlformats.org/officeDocument/2006/relationships/image" Target="media/image12.png"/><Relationship Id="rId41" Type="http://schemas.openxmlformats.org/officeDocument/2006/relationships/hyperlink" Target="https://ss.zhizhen.com/s?sw=author%28%E7%8E%8B%E4%BA%9A%E6%9D%B0%29authorcompy%28%E6%B2%88%E9%98%B3%E8%88%AA%E7%A9%BA%E8%88%AA%E5%A4%A9%E5%A4%A7%E5%AD%A6%E5%B7%A5%E7%A8%8B%E8%AE%AD%E7%BB%83%E4%B8%AD%E5%BF%83%2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5B62A6-2D47-4922-A22C-7B43C9527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33</Pages>
  <Words>7179</Words>
  <Characters>9620</Characters>
  <Application>Microsoft Office Word</Application>
  <DocSecurity>0</DocSecurity>
  <Lines>458</Lines>
  <Paragraphs>250</Paragraphs>
  <ScaleCrop>false</ScaleCrop>
  <Company/>
  <LinksUpToDate>false</LinksUpToDate>
  <CharactersWithSpaces>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数据结构课程设计报告</dc:title>
  <dc:creator>data</dc:creator>
  <cp:lastModifiedBy>阳 万</cp:lastModifiedBy>
  <cp:revision>20</cp:revision>
  <dcterms:created xsi:type="dcterms:W3CDTF">2017-06-10T15:30:00Z</dcterms:created>
  <dcterms:modified xsi:type="dcterms:W3CDTF">2026-05-08T02:52:00Z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2052-9.1.0.5113</vt:lpwstr>
  </property>
</Properties>
</file>